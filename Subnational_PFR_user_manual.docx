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ptos Light" w:hAnsi="Aptos Light"/>
          <w:kern w:val="2"/>
          <w14:ligatures w14:val="standardContextual"/>
        </w:rPr>
        <w:id w:val="-241183927"/>
        <w:docPartObj>
          <w:docPartGallery w:val="Cover Pages"/>
          <w:docPartUnique/>
        </w:docPartObj>
      </w:sdtPr>
      <w:sdtEndPr/>
      <w:sdtContent>
        <w:p w14:paraId="44AC0F89" w14:textId="0510566B" w:rsidR="00813E70" w:rsidRPr="00C01057" w:rsidRDefault="00813E70" w:rsidP="00813E70">
          <w:pPr>
            <w:pStyle w:val="NoSpacing"/>
          </w:pPr>
          <w:r w:rsidRPr="00462A32">
            <w:rPr>
              <w:noProof/>
            </w:rPr>
            <mc:AlternateContent>
              <mc:Choice Requires="wpg">
                <w:drawing>
                  <wp:anchor distT="0" distB="0" distL="114300" distR="114300" simplePos="0" relativeHeight="251658241" behindDoc="1" locked="0" layoutInCell="1" allowOverlap="1" wp14:anchorId="665F1CE9" wp14:editId="69E4FE7E">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2" name="Group 1"/>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5-05-20T00:00:00Z">
                                      <w:dateFormat w:val="M/d/yyyy"/>
                                      <w:lid w:val="en-US"/>
                                      <w:storeMappedDataAs w:val="dateTime"/>
                                      <w:calendar w:val="gregorian"/>
                                    </w:date>
                                  </w:sdtPr>
                                  <w:sdtEndPr/>
                                  <w:sdtContent>
                                    <w:p w14:paraId="0F6548D5" w14:textId="666554AE" w:rsidR="00813E70" w:rsidRDefault="0023711C" w:rsidP="00813E70">
                                      <w:pPr>
                                        <w:pStyle w:val="NoSpacing"/>
                                        <w:jc w:val="right"/>
                                        <w:rPr>
                                          <w:color w:val="FFFFFF" w:themeColor="background1"/>
                                          <w:sz w:val="28"/>
                                          <w:szCs w:val="28"/>
                                        </w:rPr>
                                      </w:pPr>
                                      <w:r>
                                        <w:rPr>
                                          <w:color w:val="FFFFFF" w:themeColor="background1"/>
                                          <w:sz w:val="28"/>
                                          <w:szCs w:val="28"/>
                                        </w:rPr>
                                        <w:t>5</w:t>
                                      </w:r>
                                      <w:r w:rsidR="00813E70">
                                        <w:rPr>
                                          <w:color w:val="FFFFFF" w:themeColor="background1"/>
                                          <w:sz w:val="28"/>
                                          <w:szCs w:val="28"/>
                                        </w:rPr>
                                        <w:t>/</w:t>
                                      </w:r>
                                      <w:r>
                                        <w:rPr>
                                          <w:color w:val="FFFFFF" w:themeColor="background1"/>
                                          <w:sz w:val="28"/>
                                          <w:szCs w:val="28"/>
                                        </w:rPr>
                                        <w:t>20</w:t>
                                      </w:r>
                                      <w:r w:rsidR="00813E70">
                                        <w:rPr>
                                          <w:color w:val="FFFFFF" w:themeColor="background1"/>
                                          <w:sz w:val="28"/>
                                          <w:szCs w:val="28"/>
                                        </w:rPr>
                                        <w:t>/2025</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w:pict>
                  <v:group id="Group 1" style="position:absolute;margin-left:0;margin-top:0;width:172.8pt;height:718.55pt;z-index:-251658239;mso-width-percent:330;mso-height-percent:950;mso-left-percent:40;mso-position-horizontal-relative:page;mso-position-vertical:center;mso-position-vertical-relative:page;mso-width-percent:330;mso-height-percent:950;mso-left-percent:40" coordsize="21945,91257" o:spid="_x0000_s1026" w14:anchorId="665F1CE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">
                    <v:rect id="_x0000_s1027" style="position:absolute;width:1945;height:91257;visibility:visible;mso-wrap-style:square;v-text-anchor:middle" fillcolor="#0e2841 [3215]"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v:shapetype id="_x0000_t15" coordsize="21600,21600" o:spt="15" adj="16200" path="m@0,l,,,21600@0,21600,21600,10800xe">
                      <v:stroke joinstyle="miter"/>
                      <v:formulas>
                        <v:f eqn="val #0"/>
                        <v:f eqn="prod #0 1 2"/>
                      </v:formulas>
                      <v:path textboxrect="0,0,10800,21600;0,0,16200,21600;0,0,21600,21600" gradientshapeok="t" o:connecttype="custom" o:connectlocs="@1,0;0,10800;@1,21600;21600,10800" o:connectangles="270,180,90,0"/>
                      <v:handles>
                        <v:h position="#0,topLeft" xrange="0,21600"/>
                      </v:handles>
                    </v:shapetype>
                    <v:shape id="Pentagon 4" style="position:absolute;top:14668;width:21945;height:5521;visibility:visible;mso-wrap-style:square;v-text-anchor:middle" o:spid="_x0000_s1028" fillcolor="#156082 [3204]" stroked="f" strokeweight="1pt" type="#_x0000_t15" adj="188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v:textbox inset=",0,14.4pt,0">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5-05-20T00:00:00Z">
                                <w:dateFormat w:val="M/d/yyyy"/>
                                <w:lid w:val="en-US"/>
                                <w:storeMappedDataAs w:val="dateTime"/>
                                <w:calendar w:val="gregorian"/>
                              </w:date>
                            </w:sdtPr>
                            <w:sdtContent>
                              <w:p w:rsidR="00813E70" w:rsidP="00813E70" w:rsidRDefault="0023711C" w14:paraId="0F6548D5" w14:textId="666554AE">
                                <w:pPr>
                                  <w:pStyle w:val="NoSpacing"/>
                                  <w:jc w:val="right"/>
                                  <w:rPr>
                                    <w:color w:val="FFFFFF" w:themeColor="background1"/>
                                    <w:sz w:val="28"/>
                                    <w:szCs w:val="28"/>
                                  </w:rPr>
                                </w:pPr>
                                <w:r>
                                  <w:rPr>
                                    <w:color w:val="FFFFFF" w:themeColor="background1"/>
                                    <w:sz w:val="28"/>
                                    <w:szCs w:val="28"/>
                                  </w:rPr>
                                  <w:t>5</w:t>
                                </w:r>
                                <w:r w:rsidR="00813E70">
                                  <w:rPr>
                                    <w:color w:val="FFFFFF" w:themeColor="background1"/>
                                    <w:sz w:val="28"/>
                                    <w:szCs w:val="28"/>
                                  </w:rPr>
                                  <w:t>/</w:t>
                                </w:r>
                                <w:r>
                                  <w:rPr>
                                    <w:color w:val="FFFFFF" w:themeColor="background1"/>
                                    <w:sz w:val="28"/>
                                    <w:szCs w:val="28"/>
                                  </w:rPr>
                                  <w:t>20</w:t>
                                </w:r>
                                <w:r w:rsidR="00813E70">
                                  <w:rPr>
                                    <w:color w:val="FFFFFF" w:themeColor="background1"/>
                                    <w:sz w:val="28"/>
                                    <w:szCs w:val="28"/>
                                  </w:rPr>
                                  <w:t>/2025</w:t>
                                </w:r>
                              </w:p>
                            </w:sdtContent>
                          </w:sdt>
                        </w:txbxContent>
                      </v:textbox>
                    </v:shape>
                    <v:group id="Group 5" style="position:absolute;left:762;top:42100;width:20574;height:49103" coordsize="13062,31210" coordorigin="806,42118" o:spid="_x0000_s1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style="position:absolute;left:1410;top:42118;width:10478;height:31210" coordsize="10477,31210" coordorigin="1410,42118" o:spid="_x0000_s1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style="position:absolute;left:3696;top:62168;width:1937;height:6985;visibility:visible;mso-wrap-style:square;v-text-anchor:top" coordsize="122,440" o:spid="_x0000_s1031" fillcolor="#0e2841 [3215]" strokecolor="#0e2841 [3215]" strokeweight="0" path="m,l39,152,84,304r38,113l122,440,76,306,39,180,6,5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v:path arrowok="t" o:connecttype="custom" o:connectlocs="0,0;61913,241300;133350,482600;193675,661988;193675,698500;120650,485775;61913,285750;9525,84138;0,0" o:connectangles="0,0,0,0,0,0,0,0,0"/>
                        </v:shape>
                        <v:shape id="Freeform 21" style="position:absolute;left:5728;top:69058;width:1842;height:4270;visibility:visible;mso-wrap-style:square;v-text-anchor:top" coordsize="116,269" o:spid="_x0000_s1032" fillcolor="#0e2841 [3215]" strokecolor="#0e2841 [3215]" strokeweight="0" path="m,l8,19,37,93r30,74l116,269r-8,l60,169,30,98,1,2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v:path arrowok="t" o:connecttype="custom" o:connectlocs="0,0;12700,30163;58738,147638;106363,265113;184150,427038;171450,427038;95250,268288;47625,155575;1588,39688;0,0" o:connectangles="0,0,0,0,0,0,0,0,0,0"/>
                        </v:shape>
                        <v:shape id="Freeform 22" style="position:absolute;left:1410;top:42118;width:2223;height:20193;visibility:visible;mso-wrap-style:square;v-text-anchor:top" coordsize="140,1272" o:spid="_x0000_s1033" fillcolor="#0e2841 [3215]" strokecolor="#0e2841 [3215]" strokeweight="0" path="m,l,,1,79r2,80l12,317,23,476,39,634,58,792,83,948r24,138l135,1223r5,49l138,1262,105,1106,77,949,53,792,35,634,20,476,9,317,2,159,,7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style="position:absolute;left:3410;top:48611;width:715;height:13557;visibility:visible;mso-wrap-style:square;v-text-anchor:top" coordsize="45,854" o:spid="_x0000_s1034" fillcolor="#0e2841 [3215]" strokecolor="#0e2841 [3215]" strokeweight="0" path="m45,r,l35,66r-9,67l14,267,6,401,3,534,6,669r8,134l18,854r,-3l9,814,8,803,1,669,,534,3,401,12,267,25,132,34,66,4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style="position:absolute;left:3633;top:62311;width:2444;height:9985;visibility:visible;mso-wrap-style:square;v-text-anchor:top" coordsize="154,629" o:spid="_x0000_s1035" fillcolor="#0e2841 [3215]" strokecolor="#0e2841 [3215]" strokeweight="0" path="m,l10,44r11,82l34,207r19,86l75,380r25,86l120,521r21,55l152,618r2,11l140,595,115,532,93,468,67,383,47,295,28,207,12,10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style="position:absolute;left:6204;top:72233;width:524;height:1095;visibility:visible;mso-wrap-style:square;v-text-anchor:top" coordsize="33,69" o:spid="_x0000_s1036" fillcolor="#0e2841 [3215]" strokecolor="#0e2841 [3215]" strokeweight="0" path="m,l33,69r-9,l12,3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v:path arrowok="t" o:connecttype="custom" o:connectlocs="0,0;52388,109538;38100,109538;19050,55563;0,0" o:connectangles="0,0,0,0,0"/>
                        </v:shape>
                        <v:shape id="Freeform 26" style="position:absolute;left:3553;top:61533;width:238;height:1476;visibility:visible;mso-wrap-style:square;v-text-anchor:top" coordsize="15,93" o:spid="_x0000_s1037" fillcolor="#0e2841 [3215]" strokecolor="#0e2841 [3215]" strokeweight="0" path="m,l9,37r,3l15,93,5,4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v:path arrowok="t" o:connecttype="custom" o:connectlocs="0,0;14288,58738;14288,63500;23813,147638;7938,77788;0,0" o:connectangles="0,0,0,0,0,0"/>
                        </v:shape>
                        <v:shape id="Freeform 27" style="position:absolute;left:5633;top:56897;width:6255;height:12161;visibility:visible;mso-wrap-style:square;v-text-anchor:top" coordsize="394,766" o:spid="_x0000_s1038" fillcolor="#0e2841 [3215]" strokecolor="#0e2841 [3215]" strokeweight="0" path="m394,r,l356,38,319,77r-35,40l249,160r-42,58l168,276r-37,63l98,402,69,467,45,535,26,604,14,673,7,746,6,766,,749r1,-5l7,673,21,603,40,533,65,466,94,400r33,-64l164,275r40,-60l248,158r34,-42l318,76,354,37,39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style="position:absolute;left:5633;top:69153;width:571;height:3080;visibility:visible;mso-wrap-style:square;v-text-anchor:top" coordsize="36,194" o:spid="_x0000_s1039" fillcolor="#0e2841 [3215]" strokecolor="#0e2841 [3215]" strokeweight="0" path="m,l6,16r1,3l11,80r9,52l33,185r3,9l21,161,15,145,5,81,1,4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v:path arrowok="t" o:connecttype="custom" o:connectlocs="0,0;9525,25400;11113,30163;17463,127000;31750,209550;52388,293688;57150,307975;33338,255588;23813,230188;7938,128588;1588,65088;0,0" o:connectangles="0,0,0,0,0,0,0,0,0,0,0,0"/>
                        </v:shape>
                        <v:shape id="Freeform 29" style="position:absolute;left:6077;top:72296;width:493;height:1032;visibility:visible;mso-wrap-style:square;v-text-anchor:top" coordsize="31,65" o:spid="_x0000_s1040" fillcolor="#0e2841 [3215]" strokecolor="#0e2841 [3215]" strokeweight="0" path="m,l31,65r-8,l,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v:path arrowok="t" o:connecttype="custom" o:connectlocs="0,0;49213,103188;36513,103188;0,0" o:connectangles="0,0,0,0"/>
                        </v:shape>
                        <v:shape id="Freeform 30" style="position:absolute;left:5633;top:68788;width:111;height:666;visibility:visible;mso-wrap-style:square;v-text-anchor:top" coordsize="7,42" o:spid="_x0000_s1041" fillcolor="#0e2841 [3215]" strokecolor="#0e2841 [3215]" strokeweight="0" path="m,l6,17,7,42,6,39,,2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v:path arrowok="t" o:connecttype="custom" o:connectlocs="0,0;9525,26988;11113,66675;9525,61913;0,36513;0,0" o:connectangles="0,0,0,0,0,0"/>
                        </v:shape>
                        <v:shape id="Freeform 31" style="position:absolute;left:5871;top:71455;width:714;height:1873;visibility:visible;mso-wrap-style:square;v-text-anchor:top" coordsize="45,118" o:spid="_x0000_s1042" fillcolor="#0e2841 [3215]" strokecolor="#0e2841 [3215]" strokeweight="0" path="m,l6,16,21,49,33,84r12,34l44,118,13,53,11,4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v:path arrowok="t" o:connecttype="custom" o:connectlocs="0,0;9525,25400;33338,77788;52388,133350;71438,187325;69850,187325;20638,84138;17463,66675;0,0" o:connectangles="0,0,0,0,0,0,0,0,0"/>
                        </v:shape>
                      </v:group>
                      <v:group id="Group 7" style="position:absolute;left:806;top:48269;width:13063;height:25059" coordsize="8747,16779" coordorigin="806,46499" o:spid="_x0000_s10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style="position:absolute;left:1187;top:51897;width:1984;height:7143;visibility:visible;mso-wrap-style:square;v-text-anchor:top" coordsize="125,450" o:spid="_x0000_s1044" fillcolor="#0e2841 [3215]" strokecolor="#0e2841 [3215]" strokeweight="0" path="m,l41,155,86,309r39,116l125,450,79,311,41,183,7,5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v:fill opacity="13107f"/>
                          <v:stroke opacity="13107f"/>
                          <v:path arrowok="t" o:connecttype="custom" o:connectlocs="0,0;65088,246063;136525,490538;198438,674688;198438,714375;125413,493713;65088,290513;11113,85725;0,0" o:connectangles="0,0,0,0,0,0,0,0,0"/>
                        </v:shape>
                        <v:shape id="Freeform 9" style="position:absolute;left:3282;top:58913;width:1874;height:4366;visibility:visible;mso-wrap-style:square;v-text-anchor:top" coordsize="118,275" o:spid="_x0000_s1045" fillcolor="#0e2841 [3215]" strokecolor="#0e2841 [3215]" strokeweight="0" path="m,l8,20,37,96r32,74l118,275r-9,l61,174,30,100,,2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v:fill opacity="13107f"/>
                          <v:stroke opacity="13107f"/>
                          <v:path arrowok="t" o:connecttype="custom" o:connectlocs="0,0;12700,31750;58738,152400;109538,269875;187325,436563;173038,436563;96838,276225;47625,158750;0,41275;0,0" o:connectangles="0,0,0,0,0,0,0,0,0,0"/>
                        </v:shape>
                        <v:shape id="Freeform 10" style="position:absolute;left:806;top:50103;width:317;height:1921;visibility:visible;mso-wrap-style:square;v-text-anchor:top" coordsize="20,121" o:spid="_x0000_s1046" fillcolor="#0e2841 [3215]" strokecolor="#0e2841 [3215]" strokeweight="0" path="m,l16,72r4,49l18,112,,3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v:fill opacity="13107f"/>
                          <v:stroke opacity="13107f"/>
                          <v:path arrowok="t" o:connecttype="custom" o:connectlocs="0,0;25400,114300;31750,192088;28575,177800;0,49213;0,0" o:connectangles="0,0,0,0,0,0"/>
                        </v:shape>
                        <v:shape id="Freeform 12" style="position:absolute;left:1123;top:52024;width:2509;height:10207;visibility:visible;mso-wrap-style:square;v-text-anchor:top" coordsize="158,643" o:spid="_x0000_s1047" fillcolor="#0e2841 [3215]" strokecolor="#0e2841 [3215]" strokeweight="0" path="m,l11,46r11,83l36,211r19,90l76,389r27,87l123,533r21,55l155,632r3,11l142,608,118,544,95,478,69,391,47,302,29,212,13,10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style="position:absolute;left:3759;top:62152;width:524;height:1127;visibility:visible;mso-wrap-style:square;v-text-anchor:top" coordsize="33,71" o:spid="_x0000_s1048" fillcolor="#0e2841 [3215]" strokecolor="#0e2841 [3215]" strokeweight="0" path="m,l33,71r-9,l11,3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v:fill opacity="13107f"/>
                          <v:stroke opacity="13107f"/>
                          <v:path arrowok="t" o:connecttype="custom" o:connectlocs="0,0;52388,112713;38100,112713;17463,57150;0,0" o:connectangles="0,0,0,0,0"/>
                        </v:shape>
                        <v:shape id="Freeform 14" style="position:absolute;left:1060;top:51246;width:238;height:1508;visibility:visible;mso-wrap-style:square;v-text-anchor:top" coordsize="15,95" o:spid="_x0000_s1049" fillcolor="#0e2841 [3215]" strokecolor="#0e2841 [3215]" strokeweight="0" path="m,l8,37r,4l15,95,4,4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v:fill opacity="13107f"/>
                          <v:stroke opacity="13107f"/>
                          <v:path arrowok="t" o:connecttype="custom" o:connectlocs="0,0;12700,58738;12700,65088;23813,150813;6350,77788;0,0" o:connectangles="0,0,0,0,0,0"/>
                        </v:shape>
                        <v:shape id="Freeform 15" style="position:absolute;left:3171;top:46499;width:6382;height:12414;visibility:visible;mso-wrap-style:square;v-text-anchor:top" coordsize="402,782" o:spid="_x0000_s1050" fillcolor="#0e2841 [3215]" strokecolor="#0e2841 [3215]" strokeweight="0" path="m402,r,1l363,39,325,79r-35,42l255,164r-44,58l171,284r-38,62l100,411,71,478,45,546,27,617,13,689,7,761r,21l,765r1,-4l7,688,21,616,40,545,66,475,95,409r35,-66l167,281r42,-61l253,163r34,-43l324,78,362,38,40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style="position:absolute;left:3171;top:59040;width:588;height:3112;visibility:visible;mso-wrap-style:square;v-text-anchor:top" coordsize="37,196" o:spid="_x0000_s1051" fillcolor="#0e2841 [3215]" strokecolor="#0e2841 [3215]" strokeweight="0" path="m,l6,15r1,3l12,80r9,54l33,188r4,8l22,162,15,146,5,81,1,4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v:fill opacity="13107f"/>
                          <v:stroke opacity="13107f"/>
                          <v:path arrowok="t" o:connecttype="custom" o:connectlocs="0,0;9525,23813;11113,28575;19050,127000;33338,212725;52388,298450;58738,311150;34925,257175;23813,231775;7938,128588;1588,63500;0,0" o:connectangles="0,0,0,0,0,0,0,0,0,0,0,0"/>
                        </v:shape>
                        <v:shape id="Freeform 17" style="position:absolute;left:3632;top:62231;width:492;height:1048;visibility:visible;mso-wrap-style:square;v-text-anchor:top" coordsize="31,66" o:spid="_x0000_s1052" fillcolor="#0e2841 [3215]" strokecolor="#0e2841 [3215]" strokeweight="0" path="m,l31,66r-7,l,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v:fill opacity="13107f"/>
                          <v:stroke opacity="13107f"/>
                          <v:path arrowok="t" o:connecttype="custom" o:connectlocs="0,0;49213,104775;38100,104775;0,0" o:connectangles="0,0,0,0"/>
                        </v:shape>
                        <v:shape id="Freeform 18" style="position:absolute;left:3171;top:58644;width:111;height:682;visibility:visible;mso-wrap-style:square;v-text-anchor:top" coordsize="7,43" o:spid="_x0000_s1053" fillcolor="#0e2841 [3215]" strokecolor="#0e2841 [3215]" strokeweight="0" path="m,l7,17r,26l6,40,,2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v:fill opacity="13107f"/>
                          <v:stroke opacity="13107f"/>
                          <v:path arrowok="t" o:connecttype="custom" o:connectlocs="0,0;11113,26988;11113,68263;9525,63500;0,39688;0,0" o:connectangles="0,0,0,0,0,0"/>
                        </v:shape>
                        <v:shape id="Freeform 19" style="position:absolute;left:3409;top:61358;width:731;height:1921;visibility:visible;mso-wrap-style:square;v-text-anchor:top" coordsize="46,121" o:spid="_x0000_s1054" fillcolor="#0e2841 [3215]" strokecolor="#0e2841 [3215]" strokeweight="0" path="m,l7,16,22,50,33,86r13,35l45,121,14,55,11,4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17DCE1F3" w14:textId="0964A4B1" w:rsidR="00813E70" w:rsidRPr="00C01057" w:rsidRDefault="0054186B" w:rsidP="00813E70">
          <w:r>
            <w:rPr>
              <w:noProof/>
            </w:rPr>
            <mc:AlternateContent>
              <mc:Choice Requires="wps">
                <w:drawing>
                  <wp:anchor distT="0" distB="0" distL="114300" distR="114300" simplePos="0" relativeHeight="251658247" behindDoc="0" locked="0" layoutInCell="1" allowOverlap="1" wp14:anchorId="750EDE08" wp14:editId="3715545C">
                    <wp:simplePos x="0" y="0"/>
                    <wp:positionH relativeFrom="column">
                      <wp:posOffset>1036320</wp:posOffset>
                    </wp:positionH>
                    <wp:positionV relativeFrom="paragraph">
                      <wp:posOffset>8051165</wp:posOffset>
                    </wp:positionV>
                    <wp:extent cx="4084320" cy="297180"/>
                    <wp:effectExtent l="0" t="0" r="11430" b="26670"/>
                    <wp:wrapNone/>
                    <wp:docPr id="704889864" name="Rectangle 1"/>
                    <wp:cNvGraphicFramePr/>
                    <a:graphic xmlns:a="http://schemas.openxmlformats.org/drawingml/2006/main">
                      <a:graphicData uri="http://schemas.microsoft.com/office/word/2010/wordprocessingShape">
                        <wps:wsp>
                          <wps:cNvSpPr/>
                          <wps:spPr>
                            <a:xfrm>
                              <a:off x="0" y="0"/>
                              <a:ext cx="4084320" cy="29718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B5F037A" w14:textId="54830550" w:rsidR="0054186B" w:rsidRPr="001D3310" w:rsidRDefault="0054186B" w:rsidP="001D3310">
                                <w:pPr>
                                  <w:spacing w:before="0" w:after="0"/>
                                  <w:jc w:val="left"/>
                                  <w:rPr>
                                    <w:color w:val="0E2841" w:themeColor="text2"/>
                                  </w:rPr>
                                </w:pPr>
                                <w:r w:rsidRPr="001D3310">
                                  <w:rPr>
                                    <w:color w:val="0E2841" w:themeColor="text2"/>
                                  </w:rPr>
                                  <w:t>Julio Velasco</w:t>
                                </w:r>
                                <w:r w:rsidR="001D3310">
                                  <w:rPr>
                                    <w:color w:val="0E2841" w:themeColor="text2"/>
                                  </w:rPr>
                                  <w:t xml:space="preserve"> and Rishabh </w:t>
                                </w:r>
                                <w:r w:rsidR="008233AD" w:rsidRPr="008233AD">
                                  <w:rPr>
                                    <w:color w:val="0E2841" w:themeColor="text2"/>
                                  </w:rPr>
                                  <w:t>Choudhary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w:pict>
                  <v:rect id="Rectangle 1" style="position:absolute;left:0;text-align:left;margin-left:81.6pt;margin-top:633.95pt;width:321.6pt;height:23.4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55" fillcolor="white [3212]" strokecolor="white [3212]" strokeweight="1pt" w14:anchorId="750EDE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">
                    <v:textbox>
                      <w:txbxContent>
                        <w:p w:rsidRPr="001D3310" w:rsidR="0054186B" w:rsidP="001D3310" w:rsidRDefault="0054186B" w14:paraId="6B5F037A" w14:textId="54830550">
                          <w:pPr>
                            <w:spacing w:before="0" w:after="0"/>
                            <w:jc w:val="left"/>
                            <w:rPr>
                              <w:color w:val="0E2841" w:themeColor="text2"/>
                            </w:rPr>
                          </w:pPr>
                          <w:r w:rsidRPr="001D3310">
                            <w:rPr>
                              <w:color w:val="0E2841" w:themeColor="text2"/>
                            </w:rPr>
                            <w:t>Julio Velasco</w:t>
                          </w:r>
                          <w:r w:rsidR="001D3310">
                            <w:rPr>
                              <w:color w:val="0E2841" w:themeColor="text2"/>
                            </w:rPr>
                            <w:t xml:space="preserve"> and Rishabh </w:t>
                          </w:r>
                          <w:r w:rsidRPr="008233AD" w:rsidR="008233AD">
                            <w:rPr>
                              <w:color w:val="0E2841" w:themeColor="text2"/>
                            </w:rPr>
                            <w:t>Choudhary</w:t>
                          </w:r>
                        </w:p>
                      </w:txbxContent>
                    </v:textbox>
                  </v:rect>
                </w:pict>
              </mc:Fallback>
            </mc:AlternateContent>
          </w:r>
          <w:r w:rsidR="00813E70" w:rsidRPr="00462A32">
            <w:rPr>
              <w:noProof/>
            </w:rPr>
            <mc:AlternateContent>
              <mc:Choice Requires="wps">
                <w:drawing>
                  <wp:anchor distT="0" distB="0" distL="114300" distR="114300" simplePos="0" relativeHeight="251658242" behindDoc="0" locked="0" layoutInCell="1" allowOverlap="1" wp14:anchorId="327963F1" wp14:editId="29895423">
                    <wp:simplePos x="0" y="0"/>
                    <wp:positionH relativeFrom="page">
                      <wp:posOffset>2933700</wp:posOffset>
                    </wp:positionH>
                    <wp:positionV relativeFrom="page">
                      <wp:posOffset>1762125</wp:posOffset>
                    </wp:positionV>
                    <wp:extent cx="3823335" cy="1069340"/>
                    <wp:effectExtent l="0" t="0" r="5715" b="5715"/>
                    <wp:wrapNone/>
                    <wp:docPr id="1" name="Text Box 3"/>
                    <wp:cNvGraphicFramePr/>
                    <a:graphic xmlns:a="http://schemas.openxmlformats.org/drawingml/2006/main">
                      <a:graphicData uri="http://schemas.microsoft.com/office/word/2010/wordprocessingShape">
                        <wps:wsp>
                          <wps:cNvSpPr txBox="1"/>
                          <wps:spPr>
                            <a:xfrm>
                              <a:off x="0" y="0"/>
                              <a:ext cx="3823335" cy="10693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E74F09E" w14:textId="7DC8A72B" w:rsidR="00813E70" w:rsidRPr="00841B70" w:rsidRDefault="007E02B4" w:rsidP="00813E70">
                                <w:pPr>
                                  <w:pStyle w:val="NoSpacing"/>
                                  <w:rPr>
                                    <w:rFonts w:ascii="Aptos" w:eastAsiaTheme="majorEastAsia" w:hAnsi="Aptos" w:cstheme="majorBidi"/>
                                    <w:color w:val="262626" w:themeColor="text1" w:themeTint="D9"/>
                                    <w:sz w:val="36"/>
                                    <w:szCs w:val="36"/>
                                  </w:rPr>
                                </w:pPr>
                                <w:sdt>
                                  <w:sdtPr>
                                    <w:rPr>
                                      <w:rFonts w:ascii="Aptos" w:eastAsiaTheme="majorEastAsia" w:hAnsi="Aptos" w:cstheme="majorBidi"/>
                                      <w:b/>
                                      <w:bCs/>
                                      <w:color w:val="262626" w:themeColor="text1" w:themeTint="D9"/>
                                      <w:sz w:val="36"/>
                                      <w:szCs w:val="36"/>
                                    </w:rPr>
                                    <w:alias w:val="Title"/>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6F0F6F" w:rsidRPr="00841B70">
                                      <w:rPr>
                                        <w:rFonts w:ascii="Aptos" w:eastAsiaTheme="majorEastAsia" w:hAnsi="Aptos" w:cstheme="majorBidi"/>
                                        <w:b/>
                                        <w:bCs/>
                                        <w:color w:val="262626" w:themeColor="text1" w:themeTint="D9"/>
                                        <w:sz w:val="36"/>
                                        <w:szCs w:val="36"/>
                                      </w:rPr>
                                      <w:t xml:space="preserve">India Subnational PFR Data Visualization Tool: </w:t>
                                    </w:r>
                                    <w:r w:rsidR="00841B70" w:rsidRPr="00841B70">
                                      <w:rPr>
                                        <w:rFonts w:ascii="Aptos" w:eastAsiaTheme="majorEastAsia" w:hAnsi="Aptos" w:cstheme="majorBidi"/>
                                        <w:b/>
                                        <w:bCs/>
                                        <w:color w:val="262626" w:themeColor="text1" w:themeTint="D9"/>
                                        <w:sz w:val="36"/>
                                        <w:szCs w:val="36"/>
                                      </w:rPr>
                                      <w:t>User’s Manual</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margin">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w:pict>
                  <v:shapetype id="_x0000_t202" coordsize="21600,21600" o:spt="202" path="m,l,21600r21600,l21600,xe" w14:anchorId="327963F1">
                    <v:stroke joinstyle="miter"/>
                    <v:path gradientshapeok="t" o:connecttype="rect"/>
                  </v:shapetype>
                  <v:shape id="Text Box 3" style="position:absolute;left:0;text-align:left;margin-left:231pt;margin-top:138.75pt;width:301.05pt;height:84.2pt;z-index:25165824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spid="_x0000_s105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">
                    <v:textbox style="mso-fit-shape-to-text:t" inset="0,0,0,0">
                      <w:txbxContent>
                        <w:p w:rsidRPr="00841B70" w:rsidR="00813E70" w:rsidP="00813E70" w:rsidRDefault="00000000" w14:paraId="5E74F09E" w14:textId="7DC8A72B">
                          <w:pPr>
                            <w:pStyle w:val="NoSpacing"/>
                            <w:rPr>
                              <w:rFonts w:ascii="Aptos" w:hAnsi="Aptos" w:eastAsiaTheme="majorEastAsia" w:cstheme="majorBidi"/>
                              <w:color w:val="262626" w:themeColor="text1" w:themeTint="D9"/>
                              <w:sz w:val="36"/>
                              <w:szCs w:val="36"/>
                            </w:rPr>
                          </w:pPr>
                          <w:sdt>
                            <w:sdtPr>
                              <w:rPr>
                                <w:rFonts w:ascii="Aptos" w:hAnsi="Aptos" w:eastAsiaTheme="majorEastAsia" w:cstheme="majorBidi"/>
                                <w:b/>
                                <w:bCs/>
                                <w:color w:val="262626" w:themeColor="text1" w:themeTint="D9"/>
                                <w:sz w:val="36"/>
                                <w:szCs w:val="36"/>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Pr="00841B70" w:rsidR="006F0F6F">
                                <w:rPr>
                                  <w:rFonts w:ascii="Aptos" w:hAnsi="Aptos" w:eastAsiaTheme="majorEastAsia" w:cstheme="majorBidi"/>
                                  <w:b/>
                                  <w:bCs/>
                                  <w:color w:val="262626" w:themeColor="text1" w:themeTint="D9"/>
                                  <w:sz w:val="36"/>
                                  <w:szCs w:val="36"/>
                                </w:rPr>
                                <w:t xml:space="preserve">India Subnational PFR Data Visualization Tool: </w:t>
                              </w:r>
                              <w:r w:rsidRPr="00841B70" w:rsidR="00841B70">
                                <w:rPr>
                                  <w:rFonts w:ascii="Aptos" w:hAnsi="Aptos" w:eastAsiaTheme="majorEastAsia" w:cstheme="majorBidi"/>
                                  <w:b/>
                                  <w:bCs/>
                                  <w:color w:val="262626" w:themeColor="text1" w:themeTint="D9"/>
                                  <w:sz w:val="36"/>
                                  <w:szCs w:val="36"/>
                                </w:rPr>
                                <w:t>User’s Manual</w:t>
                              </w:r>
                            </w:sdtContent>
                          </w:sdt>
                        </w:p>
                      </w:txbxContent>
                    </v:textbox>
                    <w10:wrap anchorx="page" anchory="page"/>
                  </v:shape>
                </w:pict>
              </mc:Fallback>
            </mc:AlternateContent>
          </w:r>
          <w:r w:rsidR="00813E70" w:rsidRPr="00C01057">
            <w:br w:type="page"/>
          </w:r>
        </w:p>
      </w:sdtContent>
    </w:sdt>
    <w:sdt>
      <w:sdtPr>
        <w:rPr>
          <w:rFonts w:asciiTheme="minorHAnsi" w:eastAsiaTheme="minorEastAsia" w:hAnsiTheme="minorHAnsi" w:cstheme="minorBidi"/>
          <w:b w:val="0"/>
          <w:color w:val="auto"/>
          <w:kern w:val="2"/>
          <w:sz w:val="22"/>
          <w:szCs w:val="22"/>
          <w14:ligatures w14:val="standardContextual"/>
        </w:rPr>
        <w:id w:val="1879901810"/>
        <w:docPartObj>
          <w:docPartGallery w:val="Table of Contents"/>
          <w:docPartUnique/>
        </w:docPartObj>
      </w:sdtPr>
      <w:sdtEndPr/>
      <w:sdtContent>
        <w:p w14:paraId="0FD4DF54" w14:textId="77777777" w:rsidR="00813E70" w:rsidRPr="00C01057" w:rsidRDefault="00813E70" w:rsidP="00813E70">
          <w:pPr>
            <w:pStyle w:val="TOCHeading"/>
          </w:pPr>
          <w:r w:rsidRPr="00C01057">
            <w:t>Contents</w:t>
          </w:r>
        </w:p>
        <w:p w14:paraId="2EE0042D" w14:textId="6FE000E1" w:rsidR="001E25A9" w:rsidRDefault="00813E70">
          <w:pPr>
            <w:pStyle w:val="TOC1"/>
            <w:tabs>
              <w:tab w:val="right" w:leader="dot" w:pos="9350"/>
            </w:tabs>
            <w:rPr>
              <w:rFonts w:asciiTheme="minorHAnsi" w:eastAsiaTheme="minorEastAsia" w:hAnsiTheme="minorHAnsi"/>
              <w:noProof/>
              <w:sz w:val="24"/>
              <w:szCs w:val="24"/>
            </w:rPr>
          </w:pPr>
          <w:r w:rsidRPr="002F13D1">
            <w:fldChar w:fldCharType="begin"/>
          </w:r>
          <w:r w:rsidRPr="00C01057">
            <w:instrText xml:space="preserve"> TOC \o "1-3" \h \z \u </w:instrText>
          </w:r>
          <w:r w:rsidRPr="002F13D1">
            <w:fldChar w:fldCharType="separate"/>
          </w:r>
          <w:hyperlink w:anchor="_Toc197744492" w:history="1">
            <w:r w:rsidR="001E25A9" w:rsidRPr="00817E24">
              <w:rPr>
                <w:rStyle w:val="Hyperlink"/>
                <w:noProof/>
              </w:rPr>
              <w:t>Table of figures</w:t>
            </w:r>
            <w:r w:rsidR="001E25A9">
              <w:rPr>
                <w:noProof/>
                <w:webHidden/>
              </w:rPr>
              <w:tab/>
            </w:r>
            <w:r w:rsidR="001E25A9">
              <w:rPr>
                <w:noProof/>
                <w:webHidden/>
              </w:rPr>
              <w:fldChar w:fldCharType="begin"/>
            </w:r>
            <w:r w:rsidR="001E25A9">
              <w:rPr>
                <w:noProof/>
                <w:webHidden/>
              </w:rPr>
              <w:instrText xml:space="preserve"> PAGEREF _Toc197744492 \h </w:instrText>
            </w:r>
            <w:r w:rsidR="001E25A9">
              <w:rPr>
                <w:noProof/>
                <w:webHidden/>
              </w:rPr>
            </w:r>
            <w:r w:rsidR="001E25A9">
              <w:rPr>
                <w:noProof/>
                <w:webHidden/>
              </w:rPr>
              <w:fldChar w:fldCharType="separate"/>
            </w:r>
            <w:r w:rsidR="001E25A9">
              <w:rPr>
                <w:noProof/>
                <w:webHidden/>
              </w:rPr>
              <w:t>2</w:t>
            </w:r>
            <w:r w:rsidR="001E25A9">
              <w:rPr>
                <w:noProof/>
                <w:webHidden/>
              </w:rPr>
              <w:fldChar w:fldCharType="end"/>
            </w:r>
          </w:hyperlink>
        </w:p>
        <w:p w14:paraId="630CEC1E" w14:textId="648B99E0" w:rsidR="001E25A9" w:rsidRDefault="001E25A9">
          <w:pPr>
            <w:pStyle w:val="TOC1"/>
            <w:tabs>
              <w:tab w:val="right" w:leader="dot" w:pos="9350"/>
            </w:tabs>
            <w:rPr>
              <w:rFonts w:asciiTheme="minorHAnsi" w:eastAsiaTheme="minorEastAsia" w:hAnsiTheme="minorHAnsi"/>
              <w:noProof/>
              <w:sz w:val="24"/>
              <w:szCs w:val="24"/>
            </w:rPr>
          </w:pPr>
          <w:hyperlink w:anchor="_Toc197744493" w:history="1">
            <w:r w:rsidRPr="00817E24">
              <w:rPr>
                <w:rStyle w:val="Hyperlink"/>
                <w:noProof/>
              </w:rPr>
              <w:t>Introduction</w:t>
            </w:r>
            <w:r>
              <w:rPr>
                <w:noProof/>
                <w:webHidden/>
              </w:rPr>
              <w:tab/>
            </w:r>
            <w:r>
              <w:rPr>
                <w:noProof/>
                <w:webHidden/>
              </w:rPr>
              <w:fldChar w:fldCharType="begin"/>
            </w:r>
            <w:r>
              <w:rPr>
                <w:noProof/>
                <w:webHidden/>
              </w:rPr>
              <w:instrText xml:space="preserve"> PAGEREF _Toc197744493 \h </w:instrText>
            </w:r>
            <w:r>
              <w:rPr>
                <w:noProof/>
                <w:webHidden/>
              </w:rPr>
            </w:r>
            <w:r>
              <w:rPr>
                <w:noProof/>
                <w:webHidden/>
              </w:rPr>
              <w:fldChar w:fldCharType="separate"/>
            </w:r>
            <w:r>
              <w:rPr>
                <w:noProof/>
                <w:webHidden/>
              </w:rPr>
              <w:t>3</w:t>
            </w:r>
            <w:r>
              <w:rPr>
                <w:noProof/>
                <w:webHidden/>
              </w:rPr>
              <w:fldChar w:fldCharType="end"/>
            </w:r>
          </w:hyperlink>
        </w:p>
        <w:p w14:paraId="01CB1677" w14:textId="5D376916" w:rsidR="001E25A9" w:rsidRDefault="001E25A9">
          <w:pPr>
            <w:pStyle w:val="TOC1"/>
            <w:tabs>
              <w:tab w:val="right" w:leader="dot" w:pos="9350"/>
            </w:tabs>
            <w:rPr>
              <w:rFonts w:asciiTheme="minorHAnsi" w:eastAsiaTheme="minorEastAsia" w:hAnsiTheme="minorHAnsi"/>
              <w:noProof/>
              <w:sz w:val="24"/>
              <w:szCs w:val="24"/>
            </w:rPr>
          </w:pPr>
          <w:hyperlink w:anchor="_Toc197744494" w:history="1">
            <w:r w:rsidRPr="00817E24">
              <w:rPr>
                <w:rStyle w:val="Hyperlink"/>
                <w:noProof/>
              </w:rPr>
              <w:t>Using the tool</w:t>
            </w:r>
            <w:r>
              <w:rPr>
                <w:noProof/>
                <w:webHidden/>
              </w:rPr>
              <w:tab/>
            </w:r>
            <w:r>
              <w:rPr>
                <w:noProof/>
                <w:webHidden/>
              </w:rPr>
              <w:fldChar w:fldCharType="begin"/>
            </w:r>
            <w:r>
              <w:rPr>
                <w:noProof/>
                <w:webHidden/>
              </w:rPr>
              <w:instrText xml:space="preserve"> PAGEREF _Toc197744494 \h </w:instrText>
            </w:r>
            <w:r>
              <w:rPr>
                <w:noProof/>
                <w:webHidden/>
              </w:rPr>
            </w:r>
            <w:r>
              <w:rPr>
                <w:noProof/>
                <w:webHidden/>
              </w:rPr>
              <w:fldChar w:fldCharType="separate"/>
            </w:r>
            <w:r>
              <w:rPr>
                <w:noProof/>
                <w:webHidden/>
              </w:rPr>
              <w:t>3</w:t>
            </w:r>
            <w:r>
              <w:rPr>
                <w:noProof/>
                <w:webHidden/>
              </w:rPr>
              <w:fldChar w:fldCharType="end"/>
            </w:r>
          </w:hyperlink>
        </w:p>
        <w:p w14:paraId="6729855B" w14:textId="3AD18824" w:rsidR="001E25A9" w:rsidRDefault="001E25A9">
          <w:pPr>
            <w:pStyle w:val="TOC2"/>
            <w:tabs>
              <w:tab w:val="right" w:leader="dot" w:pos="9350"/>
            </w:tabs>
            <w:rPr>
              <w:rFonts w:asciiTheme="minorHAnsi" w:eastAsiaTheme="minorEastAsia" w:hAnsiTheme="minorHAnsi"/>
              <w:noProof/>
              <w:sz w:val="24"/>
              <w:szCs w:val="24"/>
            </w:rPr>
          </w:pPr>
          <w:hyperlink w:anchor="_Toc197744495" w:history="1">
            <w:r w:rsidRPr="00817E24">
              <w:rPr>
                <w:rStyle w:val="Hyperlink"/>
                <w:noProof/>
              </w:rPr>
              <w:t>Getting and opening the tool</w:t>
            </w:r>
            <w:r>
              <w:rPr>
                <w:noProof/>
                <w:webHidden/>
              </w:rPr>
              <w:tab/>
            </w:r>
            <w:r>
              <w:rPr>
                <w:noProof/>
                <w:webHidden/>
              </w:rPr>
              <w:fldChar w:fldCharType="begin"/>
            </w:r>
            <w:r>
              <w:rPr>
                <w:noProof/>
                <w:webHidden/>
              </w:rPr>
              <w:instrText xml:space="preserve"> PAGEREF _Toc197744495 \h </w:instrText>
            </w:r>
            <w:r>
              <w:rPr>
                <w:noProof/>
                <w:webHidden/>
              </w:rPr>
            </w:r>
            <w:r>
              <w:rPr>
                <w:noProof/>
                <w:webHidden/>
              </w:rPr>
              <w:fldChar w:fldCharType="separate"/>
            </w:r>
            <w:r>
              <w:rPr>
                <w:noProof/>
                <w:webHidden/>
              </w:rPr>
              <w:t>3</w:t>
            </w:r>
            <w:r>
              <w:rPr>
                <w:noProof/>
                <w:webHidden/>
              </w:rPr>
              <w:fldChar w:fldCharType="end"/>
            </w:r>
          </w:hyperlink>
        </w:p>
        <w:p w14:paraId="3EEDE1C2" w14:textId="3D36A280" w:rsidR="001E25A9" w:rsidRDefault="001E25A9">
          <w:pPr>
            <w:pStyle w:val="TOC2"/>
            <w:tabs>
              <w:tab w:val="right" w:leader="dot" w:pos="9350"/>
            </w:tabs>
            <w:rPr>
              <w:rFonts w:asciiTheme="minorHAnsi" w:eastAsiaTheme="minorEastAsia" w:hAnsiTheme="minorHAnsi"/>
              <w:noProof/>
              <w:sz w:val="24"/>
              <w:szCs w:val="24"/>
            </w:rPr>
          </w:pPr>
          <w:hyperlink w:anchor="_Toc197744496" w:history="1">
            <w:r w:rsidRPr="00817E24">
              <w:rPr>
                <w:rStyle w:val="Hyperlink"/>
                <w:noProof/>
              </w:rPr>
              <w:t>Navigating the tool</w:t>
            </w:r>
            <w:r>
              <w:rPr>
                <w:noProof/>
                <w:webHidden/>
              </w:rPr>
              <w:tab/>
            </w:r>
            <w:r>
              <w:rPr>
                <w:noProof/>
                <w:webHidden/>
              </w:rPr>
              <w:fldChar w:fldCharType="begin"/>
            </w:r>
            <w:r>
              <w:rPr>
                <w:noProof/>
                <w:webHidden/>
              </w:rPr>
              <w:instrText xml:space="preserve"> PAGEREF _Toc197744496 \h </w:instrText>
            </w:r>
            <w:r>
              <w:rPr>
                <w:noProof/>
                <w:webHidden/>
              </w:rPr>
            </w:r>
            <w:r>
              <w:rPr>
                <w:noProof/>
                <w:webHidden/>
              </w:rPr>
              <w:fldChar w:fldCharType="separate"/>
            </w:r>
            <w:r>
              <w:rPr>
                <w:noProof/>
                <w:webHidden/>
              </w:rPr>
              <w:t>4</w:t>
            </w:r>
            <w:r>
              <w:rPr>
                <w:noProof/>
                <w:webHidden/>
              </w:rPr>
              <w:fldChar w:fldCharType="end"/>
            </w:r>
          </w:hyperlink>
        </w:p>
        <w:p w14:paraId="46FA96F5" w14:textId="51E041D5" w:rsidR="001E25A9" w:rsidRDefault="001E25A9">
          <w:pPr>
            <w:pStyle w:val="TOC2"/>
            <w:tabs>
              <w:tab w:val="right" w:leader="dot" w:pos="9350"/>
            </w:tabs>
            <w:rPr>
              <w:rFonts w:asciiTheme="minorHAnsi" w:eastAsiaTheme="minorEastAsia" w:hAnsiTheme="minorHAnsi"/>
              <w:noProof/>
              <w:sz w:val="24"/>
              <w:szCs w:val="24"/>
            </w:rPr>
          </w:pPr>
          <w:hyperlink w:anchor="_Toc197744497" w:history="1">
            <w:r w:rsidRPr="00817E24">
              <w:rPr>
                <w:rStyle w:val="Hyperlink"/>
                <w:noProof/>
              </w:rPr>
              <w:t>Updating the tool</w:t>
            </w:r>
            <w:r>
              <w:rPr>
                <w:noProof/>
                <w:webHidden/>
              </w:rPr>
              <w:tab/>
            </w:r>
            <w:r>
              <w:rPr>
                <w:noProof/>
                <w:webHidden/>
              </w:rPr>
              <w:fldChar w:fldCharType="begin"/>
            </w:r>
            <w:r>
              <w:rPr>
                <w:noProof/>
                <w:webHidden/>
              </w:rPr>
              <w:instrText xml:space="preserve"> PAGEREF _Toc197744497 \h </w:instrText>
            </w:r>
            <w:r>
              <w:rPr>
                <w:noProof/>
                <w:webHidden/>
              </w:rPr>
            </w:r>
            <w:r>
              <w:rPr>
                <w:noProof/>
                <w:webHidden/>
              </w:rPr>
              <w:fldChar w:fldCharType="separate"/>
            </w:r>
            <w:r>
              <w:rPr>
                <w:noProof/>
                <w:webHidden/>
              </w:rPr>
              <w:t>6</w:t>
            </w:r>
            <w:r>
              <w:rPr>
                <w:noProof/>
                <w:webHidden/>
              </w:rPr>
              <w:fldChar w:fldCharType="end"/>
            </w:r>
          </w:hyperlink>
        </w:p>
        <w:p w14:paraId="167E19C9" w14:textId="325210D7" w:rsidR="001E25A9" w:rsidRDefault="001E25A9">
          <w:pPr>
            <w:pStyle w:val="TOC2"/>
            <w:tabs>
              <w:tab w:val="right" w:leader="dot" w:pos="9350"/>
            </w:tabs>
            <w:rPr>
              <w:rFonts w:asciiTheme="minorHAnsi" w:eastAsiaTheme="minorEastAsia" w:hAnsiTheme="minorHAnsi"/>
              <w:noProof/>
              <w:sz w:val="24"/>
              <w:szCs w:val="24"/>
            </w:rPr>
          </w:pPr>
          <w:hyperlink w:anchor="_Toc197744498" w:history="1">
            <w:r w:rsidRPr="00817E24">
              <w:rPr>
                <w:rStyle w:val="Hyperlink"/>
                <w:noProof/>
              </w:rPr>
              <w:t>Unprotect sheets</w:t>
            </w:r>
            <w:r>
              <w:rPr>
                <w:noProof/>
                <w:webHidden/>
              </w:rPr>
              <w:tab/>
            </w:r>
            <w:r>
              <w:rPr>
                <w:noProof/>
                <w:webHidden/>
              </w:rPr>
              <w:fldChar w:fldCharType="begin"/>
            </w:r>
            <w:r>
              <w:rPr>
                <w:noProof/>
                <w:webHidden/>
              </w:rPr>
              <w:instrText xml:space="preserve"> PAGEREF _Toc197744498 \h </w:instrText>
            </w:r>
            <w:r>
              <w:rPr>
                <w:noProof/>
                <w:webHidden/>
              </w:rPr>
            </w:r>
            <w:r>
              <w:rPr>
                <w:noProof/>
                <w:webHidden/>
              </w:rPr>
              <w:fldChar w:fldCharType="separate"/>
            </w:r>
            <w:r>
              <w:rPr>
                <w:noProof/>
                <w:webHidden/>
              </w:rPr>
              <w:t>7</w:t>
            </w:r>
            <w:r>
              <w:rPr>
                <w:noProof/>
                <w:webHidden/>
              </w:rPr>
              <w:fldChar w:fldCharType="end"/>
            </w:r>
          </w:hyperlink>
        </w:p>
        <w:p w14:paraId="7EAFF341" w14:textId="5E8EF8B7" w:rsidR="001E25A9" w:rsidRDefault="001E25A9">
          <w:pPr>
            <w:pStyle w:val="TOC2"/>
            <w:tabs>
              <w:tab w:val="right" w:leader="dot" w:pos="9350"/>
            </w:tabs>
            <w:rPr>
              <w:rFonts w:asciiTheme="minorHAnsi" w:eastAsiaTheme="minorEastAsia" w:hAnsiTheme="minorHAnsi"/>
              <w:noProof/>
              <w:sz w:val="24"/>
              <w:szCs w:val="24"/>
            </w:rPr>
          </w:pPr>
          <w:hyperlink w:anchor="_Toc197744499" w:history="1">
            <w:r w:rsidRPr="00817E24">
              <w:rPr>
                <w:rStyle w:val="Hyperlink"/>
                <w:noProof/>
              </w:rPr>
              <w:t>Chart format</w:t>
            </w:r>
            <w:r>
              <w:rPr>
                <w:noProof/>
                <w:webHidden/>
              </w:rPr>
              <w:tab/>
            </w:r>
            <w:r>
              <w:rPr>
                <w:noProof/>
                <w:webHidden/>
              </w:rPr>
              <w:fldChar w:fldCharType="begin"/>
            </w:r>
            <w:r>
              <w:rPr>
                <w:noProof/>
                <w:webHidden/>
              </w:rPr>
              <w:instrText xml:space="preserve"> PAGEREF _Toc197744499 \h </w:instrText>
            </w:r>
            <w:r>
              <w:rPr>
                <w:noProof/>
                <w:webHidden/>
              </w:rPr>
            </w:r>
            <w:r>
              <w:rPr>
                <w:noProof/>
                <w:webHidden/>
              </w:rPr>
              <w:fldChar w:fldCharType="separate"/>
            </w:r>
            <w:r>
              <w:rPr>
                <w:noProof/>
                <w:webHidden/>
              </w:rPr>
              <w:t>8</w:t>
            </w:r>
            <w:r>
              <w:rPr>
                <w:noProof/>
                <w:webHidden/>
              </w:rPr>
              <w:fldChar w:fldCharType="end"/>
            </w:r>
          </w:hyperlink>
        </w:p>
        <w:p w14:paraId="3F141081" w14:textId="6A1D266D" w:rsidR="001E25A9" w:rsidRDefault="001E25A9">
          <w:pPr>
            <w:pStyle w:val="TOC1"/>
            <w:tabs>
              <w:tab w:val="right" w:leader="dot" w:pos="9350"/>
            </w:tabs>
            <w:rPr>
              <w:rFonts w:asciiTheme="minorHAnsi" w:eastAsiaTheme="minorEastAsia" w:hAnsiTheme="minorHAnsi"/>
              <w:noProof/>
              <w:sz w:val="24"/>
              <w:szCs w:val="24"/>
            </w:rPr>
          </w:pPr>
          <w:hyperlink w:anchor="_Toc197744500" w:history="1">
            <w:r w:rsidRPr="00817E24">
              <w:rPr>
                <w:rStyle w:val="Hyperlink"/>
                <w:noProof/>
              </w:rPr>
              <w:t>Fiscal Benchmarking</w:t>
            </w:r>
            <w:r>
              <w:rPr>
                <w:noProof/>
                <w:webHidden/>
              </w:rPr>
              <w:tab/>
            </w:r>
            <w:r>
              <w:rPr>
                <w:noProof/>
                <w:webHidden/>
              </w:rPr>
              <w:fldChar w:fldCharType="begin"/>
            </w:r>
            <w:r>
              <w:rPr>
                <w:noProof/>
                <w:webHidden/>
              </w:rPr>
              <w:instrText xml:space="preserve"> PAGEREF _Toc197744500 \h </w:instrText>
            </w:r>
            <w:r>
              <w:rPr>
                <w:noProof/>
                <w:webHidden/>
              </w:rPr>
            </w:r>
            <w:r>
              <w:rPr>
                <w:noProof/>
                <w:webHidden/>
              </w:rPr>
              <w:fldChar w:fldCharType="separate"/>
            </w:r>
            <w:r>
              <w:rPr>
                <w:noProof/>
                <w:webHidden/>
              </w:rPr>
              <w:t>8</w:t>
            </w:r>
            <w:r>
              <w:rPr>
                <w:noProof/>
                <w:webHidden/>
              </w:rPr>
              <w:fldChar w:fldCharType="end"/>
            </w:r>
          </w:hyperlink>
        </w:p>
        <w:p w14:paraId="7FCA037F" w14:textId="3CE5EAC8" w:rsidR="001E25A9" w:rsidRDefault="001E25A9">
          <w:pPr>
            <w:pStyle w:val="TOC2"/>
            <w:tabs>
              <w:tab w:val="right" w:leader="dot" w:pos="9350"/>
            </w:tabs>
            <w:rPr>
              <w:rFonts w:asciiTheme="minorHAnsi" w:eastAsiaTheme="minorEastAsia" w:hAnsiTheme="minorHAnsi"/>
              <w:noProof/>
              <w:sz w:val="24"/>
              <w:szCs w:val="24"/>
            </w:rPr>
          </w:pPr>
          <w:hyperlink w:anchor="_Toc197744501" w:history="1">
            <w:r w:rsidRPr="00817E24">
              <w:rPr>
                <w:rStyle w:val="Hyperlink"/>
                <w:noProof/>
              </w:rPr>
              <w:t>Selection of peers</w:t>
            </w:r>
            <w:r>
              <w:rPr>
                <w:noProof/>
                <w:webHidden/>
              </w:rPr>
              <w:tab/>
            </w:r>
            <w:r>
              <w:rPr>
                <w:noProof/>
                <w:webHidden/>
              </w:rPr>
              <w:fldChar w:fldCharType="begin"/>
            </w:r>
            <w:r>
              <w:rPr>
                <w:noProof/>
                <w:webHidden/>
              </w:rPr>
              <w:instrText xml:space="preserve"> PAGEREF _Toc197744501 \h </w:instrText>
            </w:r>
            <w:r>
              <w:rPr>
                <w:noProof/>
                <w:webHidden/>
              </w:rPr>
            </w:r>
            <w:r>
              <w:rPr>
                <w:noProof/>
                <w:webHidden/>
              </w:rPr>
              <w:fldChar w:fldCharType="separate"/>
            </w:r>
            <w:r>
              <w:rPr>
                <w:noProof/>
                <w:webHidden/>
              </w:rPr>
              <w:t>9</w:t>
            </w:r>
            <w:r>
              <w:rPr>
                <w:noProof/>
                <w:webHidden/>
              </w:rPr>
              <w:fldChar w:fldCharType="end"/>
            </w:r>
          </w:hyperlink>
        </w:p>
        <w:p w14:paraId="03F508CA" w14:textId="479E4827" w:rsidR="001E25A9" w:rsidRDefault="001E25A9">
          <w:pPr>
            <w:pStyle w:val="TOC2"/>
            <w:tabs>
              <w:tab w:val="right" w:leader="dot" w:pos="9350"/>
            </w:tabs>
            <w:rPr>
              <w:rFonts w:asciiTheme="minorHAnsi" w:eastAsiaTheme="minorEastAsia" w:hAnsiTheme="minorHAnsi"/>
              <w:noProof/>
              <w:sz w:val="24"/>
              <w:szCs w:val="24"/>
            </w:rPr>
          </w:pPr>
          <w:hyperlink w:anchor="_Toc197744502" w:history="1">
            <w:r w:rsidRPr="00817E24">
              <w:rPr>
                <w:rStyle w:val="Hyperlink"/>
                <w:noProof/>
              </w:rPr>
              <w:t>Macro-fiscal section</w:t>
            </w:r>
            <w:r>
              <w:rPr>
                <w:noProof/>
                <w:webHidden/>
              </w:rPr>
              <w:tab/>
            </w:r>
            <w:r>
              <w:rPr>
                <w:noProof/>
                <w:webHidden/>
              </w:rPr>
              <w:fldChar w:fldCharType="begin"/>
            </w:r>
            <w:r>
              <w:rPr>
                <w:noProof/>
                <w:webHidden/>
              </w:rPr>
              <w:instrText xml:space="preserve"> PAGEREF _Toc197744502 \h </w:instrText>
            </w:r>
            <w:r>
              <w:rPr>
                <w:noProof/>
                <w:webHidden/>
              </w:rPr>
            </w:r>
            <w:r>
              <w:rPr>
                <w:noProof/>
                <w:webHidden/>
              </w:rPr>
              <w:fldChar w:fldCharType="separate"/>
            </w:r>
            <w:r>
              <w:rPr>
                <w:noProof/>
                <w:webHidden/>
              </w:rPr>
              <w:t>10</w:t>
            </w:r>
            <w:r>
              <w:rPr>
                <w:noProof/>
                <w:webHidden/>
              </w:rPr>
              <w:fldChar w:fldCharType="end"/>
            </w:r>
          </w:hyperlink>
        </w:p>
        <w:p w14:paraId="6A5EE55A" w14:textId="43EC221C" w:rsidR="001E25A9" w:rsidRDefault="001E25A9">
          <w:pPr>
            <w:pStyle w:val="TOC2"/>
            <w:tabs>
              <w:tab w:val="right" w:leader="dot" w:pos="9350"/>
            </w:tabs>
            <w:rPr>
              <w:rFonts w:asciiTheme="minorHAnsi" w:eastAsiaTheme="minorEastAsia" w:hAnsiTheme="minorHAnsi"/>
              <w:noProof/>
              <w:sz w:val="24"/>
              <w:szCs w:val="24"/>
            </w:rPr>
          </w:pPr>
          <w:hyperlink w:anchor="_Toc197744503" w:history="1">
            <w:r w:rsidRPr="00817E24">
              <w:rPr>
                <w:rStyle w:val="Hyperlink"/>
                <w:noProof/>
              </w:rPr>
              <w:t>Revenues section</w:t>
            </w:r>
            <w:r>
              <w:rPr>
                <w:noProof/>
                <w:webHidden/>
              </w:rPr>
              <w:tab/>
            </w:r>
            <w:r>
              <w:rPr>
                <w:noProof/>
                <w:webHidden/>
              </w:rPr>
              <w:fldChar w:fldCharType="begin"/>
            </w:r>
            <w:r>
              <w:rPr>
                <w:noProof/>
                <w:webHidden/>
              </w:rPr>
              <w:instrText xml:space="preserve"> PAGEREF _Toc197744503 \h </w:instrText>
            </w:r>
            <w:r>
              <w:rPr>
                <w:noProof/>
                <w:webHidden/>
              </w:rPr>
            </w:r>
            <w:r>
              <w:rPr>
                <w:noProof/>
                <w:webHidden/>
              </w:rPr>
              <w:fldChar w:fldCharType="separate"/>
            </w:r>
            <w:r>
              <w:rPr>
                <w:noProof/>
                <w:webHidden/>
              </w:rPr>
              <w:t>13</w:t>
            </w:r>
            <w:r>
              <w:rPr>
                <w:noProof/>
                <w:webHidden/>
              </w:rPr>
              <w:fldChar w:fldCharType="end"/>
            </w:r>
          </w:hyperlink>
        </w:p>
        <w:p w14:paraId="5591A1D5" w14:textId="4301DD74" w:rsidR="001E25A9" w:rsidRDefault="001E25A9">
          <w:pPr>
            <w:pStyle w:val="TOC2"/>
            <w:tabs>
              <w:tab w:val="right" w:leader="dot" w:pos="9350"/>
            </w:tabs>
            <w:rPr>
              <w:rFonts w:asciiTheme="minorHAnsi" w:eastAsiaTheme="minorEastAsia" w:hAnsiTheme="minorHAnsi"/>
              <w:noProof/>
              <w:sz w:val="24"/>
              <w:szCs w:val="24"/>
            </w:rPr>
          </w:pPr>
          <w:hyperlink w:anchor="_Toc197744504" w:history="1">
            <w:r w:rsidRPr="00817E24">
              <w:rPr>
                <w:rStyle w:val="Hyperlink"/>
                <w:noProof/>
              </w:rPr>
              <w:t>Expenditure section</w:t>
            </w:r>
            <w:r>
              <w:rPr>
                <w:noProof/>
                <w:webHidden/>
              </w:rPr>
              <w:tab/>
            </w:r>
            <w:r>
              <w:rPr>
                <w:noProof/>
                <w:webHidden/>
              </w:rPr>
              <w:fldChar w:fldCharType="begin"/>
            </w:r>
            <w:r>
              <w:rPr>
                <w:noProof/>
                <w:webHidden/>
              </w:rPr>
              <w:instrText xml:space="preserve"> PAGEREF _Toc197744504 \h </w:instrText>
            </w:r>
            <w:r>
              <w:rPr>
                <w:noProof/>
                <w:webHidden/>
              </w:rPr>
            </w:r>
            <w:r>
              <w:rPr>
                <w:noProof/>
                <w:webHidden/>
              </w:rPr>
              <w:fldChar w:fldCharType="separate"/>
            </w:r>
            <w:r>
              <w:rPr>
                <w:noProof/>
                <w:webHidden/>
              </w:rPr>
              <w:t>13</w:t>
            </w:r>
            <w:r>
              <w:rPr>
                <w:noProof/>
                <w:webHidden/>
              </w:rPr>
              <w:fldChar w:fldCharType="end"/>
            </w:r>
          </w:hyperlink>
        </w:p>
        <w:p w14:paraId="4EFA570C" w14:textId="1A388615" w:rsidR="001E25A9" w:rsidRDefault="001E25A9">
          <w:pPr>
            <w:pStyle w:val="TOC1"/>
            <w:tabs>
              <w:tab w:val="right" w:leader="dot" w:pos="9350"/>
            </w:tabs>
            <w:rPr>
              <w:rFonts w:asciiTheme="minorHAnsi" w:eastAsiaTheme="minorEastAsia" w:hAnsiTheme="minorHAnsi"/>
              <w:noProof/>
              <w:sz w:val="24"/>
              <w:szCs w:val="24"/>
            </w:rPr>
          </w:pPr>
          <w:hyperlink w:anchor="_Toc197744505" w:history="1">
            <w:r w:rsidRPr="00817E24">
              <w:rPr>
                <w:rStyle w:val="Hyperlink"/>
                <w:noProof/>
              </w:rPr>
              <w:t>Fiscal Dashboards</w:t>
            </w:r>
            <w:r>
              <w:rPr>
                <w:noProof/>
                <w:webHidden/>
              </w:rPr>
              <w:tab/>
            </w:r>
            <w:r>
              <w:rPr>
                <w:noProof/>
                <w:webHidden/>
              </w:rPr>
              <w:fldChar w:fldCharType="begin"/>
            </w:r>
            <w:r>
              <w:rPr>
                <w:noProof/>
                <w:webHidden/>
              </w:rPr>
              <w:instrText xml:space="preserve"> PAGEREF _Toc197744505 \h </w:instrText>
            </w:r>
            <w:r>
              <w:rPr>
                <w:noProof/>
                <w:webHidden/>
              </w:rPr>
            </w:r>
            <w:r>
              <w:rPr>
                <w:noProof/>
                <w:webHidden/>
              </w:rPr>
              <w:fldChar w:fldCharType="separate"/>
            </w:r>
            <w:r>
              <w:rPr>
                <w:noProof/>
                <w:webHidden/>
              </w:rPr>
              <w:t>15</w:t>
            </w:r>
            <w:r>
              <w:rPr>
                <w:noProof/>
                <w:webHidden/>
              </w:rPr>
              <w:fldChar w:fldCharType="end"/>
            </w:r>
          </w:hyperlink>
        </w:p>
        <w:p w14:paraId="74EA4C0F" w14:textId="0211F0A8" w:rsidR="001E25A9" w:rsidRDefault="001E25A9">
          <w:pPr>
            <w:pStyle w:val="TOC2"/>
            <w:tabs>
              <w:tab w:val="right" w:leader="dot" w:pos="9350"/>
            </w:tabs>
            <w:rPr>
              <w:rFonts w:asciiTheme="minorHAnsi" w:eastAsiaTheme="minorEastAsia" w:hAnsiTheme="minorHAnsi"/>
              <w:noProof/>
              <w:sz w:val="24"/>
              <w:szCs w:val="24"/>
            </w:rPr>
          </w:pPr>
          <w:hyperlink w:anchor="_Toc197744506" w:history="1">
            <w:r w:rsidRPr="00817E24">
              <w:rPr>
                <w:rStyle w:val="Hyperlink"/>
                <w:noProof/>
              </w:rPr>
              <w:t>Fiscal Health Index</w:t>
            </w:r>
            <w:r>
              <w:rPr>
                <w:noProof/>
                <w:webHidden/>
              </w:rPr>
              <w:tab/>
            </w:r>
            <w:r>
              <w:rPr>
                <w:noProof/>
                <w:webHidden/>
              </w:rPr>
              <w:fldChar w:fldCharType="begin"/>
            </w:r>
            <w:r>
              <w:rPr>
                <w:noProof/>
                <w:webHidden/>
              </w:rPr>
              <w:instrText xml:space="preserve"> PAGEREF _Toc197744506 \h </w:instrText>
            </w:r>
            <w:r>
              <w:rPr>
                <w:noProof/>
                <w:webHidden/>
              </w:rPr>
            </w:r>
            <w:r>
              <w:rPr>
                <w:noProof/>
                <w:webHidden/>
              </w:rPr>
              <w:fldChar w:fldCharType="separate"/>
            </w:r>
            <w:r>
              <w:rPr>
                <w:noProof/>
                <w:webHidden/>
              </w:rPr>
              <w:t>15</w:t>
            </w:r>
            <w:r>
              <w:rPr>
                <w:noProof/>
                <w:webHidden/>
              </w:rPr>
              <w:fldChar w:fldCharType="end"/>
            </w:r>
          </w:hyperlink>
        </w:p>
        <w:p w14:paraId="5B74E072" w14:textId="416859C7" w:rsidR="001E25A9" w:rsidRDefault="001E25A9">
          <w:pPr>
            <w:pStyle w:val="TOC2"/>
            <w:tabs>
              <w:tab w:val="right" w:leader="dot" w:pos="9350"/>
            </w:tabs>
            <w:rPr>
              <w:rFonts w:asciiTheme="minorHAnsi" w:eastAsiaTheme="minorEastAsia" w:hAnsiTheme="minorHAnsi"/>
              <w:noProof/>
              <w:sz w:val="24"/>
              <w:szCs w:val="24"/>
            </w:rPr>
          </w:pPr>
          <w:hyperlink w:anchor="_Toc197744507" w:history="1">
            <w:r w:rsidRPr="00817E24">
              <w:rPr>
                <w:rStyle w:val="Hyperlink"/>
                <w:noProof/>
              </w:rPr>
              <w:t>Fiscal Sustainability Index</w:t>
            </w:r>
            <w:r>
              <w:rPr>
                <w:noProof/>
                <w:webHidden/>
              </w:rPr>
              <w:tab/>
            </w:r>
            <w:r>
              <w:rPr>
                <w:noProof/>
                <w:webHidden/>
              </w:rPr>
              <w:fldChar w:fldCharType="begin"/>
            </w:r>
            <w:r>
              <w:rPr>
                <w:noProof/>
                <w:webHidden/>
              </w:rPr>
              <w:instrText xml:space="preserve"> PAGEREF _Toc197744507 \h </w:instrText>
            </w:r>
            <w:r>
              <w:rPr>
                <w:noProof/>
                <w:webHidden/>
              </w:rPr>
            </w:r>
            <w:r>
              <w:rPr>
                <w:noProof/>
                <w:webHidden/>
              </w:rPr>
              <w:fldChar w:fldCharType="separate"/>
            </w:r>
            <w:r>
              <w:rPr>
                <w:noProof/>
                <w:webHidden/>
              </w:rPr>
              <w:t>16</w:t>
            </w:r>
            <w:r>
              <w:rPr>
                <w:noProof/>
                <w:webHidden/>
              </w:rPr>
              <w:fldChar w:fldCharType="end"/>
            </w:r>
          </w:hyperlink>
        </w:p>
        <w:p w14:paraId="2DD35F24" w14:textId="11902FFD" w:rsidR="001E25A9" w:rsidRDefault="001E25A9">
          <w:pPr>
            <w:pStyle w:val="TOC1"/>
            <w:tabs>
              <w:tab w:val="right" w:leader="dot" w:pos="9350"/>
            </w:tabs>
            <w:rPr>
              <w:rFonts w:asciiTheme="minorHAnsi" w:eastAsiaTheme="minorEastAsia" w:hAnsiTheme="minorHAnsi"/>
              <w:noProof/>
              <w:sz w:val="24"/>
              <w:szCs w:val="24"/>
            </w:rPr>
          </w:pPr>
          <w:hyperlink w:anchor="_Toc197744508" w:history="1">
            <w:r w:rsidRPr="00817E24">
              <w:rPr>
                <w:rStyle w:val="Hyperlink"/>
                <w:noProof/>
              </w:rPr>
              <w:t>Analyzing variables</w:t>
            </w:r>
            <w:r>
              <w:rPr>
                <w:noProof/>
                <w:webHidden/>
              </w:rPr>
              <w:tab/>
            </w:r>
            <w:r>
              <w:rPr>
                <w:noProof/>
                <w:webHidden/>
              </w:rPr>
              <w:fldChar w:fldCharType="begin"/>
            </w:r>
            <w:r>
              <w:rPr>
                <w:noProof/>
                <w:webHidden/>
              </w:rPr>
              <w:instrText xml:space="preserve"> PAGEREF _Toc197744508 \h </w:instrText>
            </w:r>
            <w:r>
              <w:rPr>
                <w:noProof/>
                <w:webHidden/>
              </w:rPr>
            </w:r>
            <w:r>
              <w:rPr>
                <w:noProof/>
                <w:webHidden/>
              </w:rPr>
              <w:fldChar w:fldCharType="separate"/>
            </w:r>
            <w:r>
              <w:rPr>
                <w:noProof/>
                <w:webHidden/>
              </w:rPr>
              <w:t>18</w:t>
            </w:r>
            <w:r>
              <w:rPr>
                <w:noProof/>
                <w:webHidden/>
              </w:rPr>
              <w:fldChar w:fldCharType="end"/>
            </w:r>
          </w:hyperlink>
        </w:p>
        <w:p w14:paraId="20F5A6DF" w14:textId="5569FEB2" w:rsidR="001E25A9" w:rsidRDefault="001E25A9">
          <w:pPr>
            <w:pStyle w:val="TOC2"/>
            <w:tabs>
              <w:tab w:val="right" w:leader="dot" w:pos="9350"/>
            </w:tabs>
            <w:rPr>
              <w:rFonts w:asciiTheme="minorHAnsi" w:eastAsiaTheme="minorEastAsia" w:hAnsiTheme="minorHAnsi"/>
              <w:noProof/>
              <w:sz w:val="24"/>
              <w:szCs w:val="24"/>
            </w:rPr>
          </w:pPr>
          <w:hyperlink w:anchor="_Toc197744509" w:history="1">
            <w:r w:rsidRPr="00817E24">
              <w:rPr>
                <w:rStyle w:val="Hyperlink"/>
                <w:noProof/>
              </w:rPr>
              <w:t>Manually setting the variable to be analyzed</w:t>
            </w:r>
            <w:r>
              <w:rPr>
                <w:noProof/>
                <w:webHidden/>
              </w:rPr>
              <w:tab/>
            </w:r>
            <w:r>
              <w:rPr>
                <w:noProof/>
                <w:webHidden/>
              </w:rPr>
              <w:fldChar w:fldCharType="begin"/>
            </w:r>
            <w:r>
              <w:rPr>
                <w:noProof/>
                <w:webHidden/>
              </w:rPr>
              <w:instrText xml:space="preserve"> PAGEREF _Toc197744509 \h </w:instrText>
            </w:r>
            <w:r>
              <w:rPr>
                <w:noProof/>
                <w:webHidden/>
              </w:rPr>
            </w:r>
            <w:r>
              <w:rPr>
                <w:noProof/>
                <w:webHidden/>
              </w:rPr>
              <w:fldChar w:fldCharType="separate"/>
            </w:r>
            <w:r>
              <w:rPr>
                <w:noProof/>
                <w:webHidden/>
              </w:rPr>
              <w:t>18</w:t>
            </w:r>
            <w:r>
              <w:rPr>
                <w:noProof/>
                <w:webHidden/>
              </w:rPr>
              <w:fldChar w:fldCharType="end"/>
            </w:r>
          </w:hyperlink>
        </w:p>
        <w:p w14:paraId="0B0F74BC" w14:textId="475C5798" w:rsidR="001E25A9" w:rsidRDefault="001E25A9">
          <w:pPr>
            <w:pStyle w:val="TOC2"/>
            <w:tabs>
              <w:tab w:val="right" w:leader="dot" w:pos="9350"/>
            </w:tabs>
            <w:rPr>
              <w:rFonts w:asciiTheme="minorHAnsi" w:eastAsiaTheme="minorEastAsia" w:hAnsiTheme="minorHAnsi"/>
              <w:noProof/>
              <w:sz w:val="24"/>
              <w:szCs w:val="24"/>
            </w:rPr>
          </w:pPr>
          <w:hyperlink w:anchor="_Toc197744510" w:history="1">
            <w:r w:rsidRPr="00817E24">
              <w:rPr>
                <w:rStyle w:val="Hyperlink"/>
                <w:noProof/>
              </w:rPr>
              <w:t>Using context menus to set the variable sot be analyzed</w:t>
            </w:r>
            <w:r>
              <w:rPr>
                <w:noProof/>
                <w:webHidden/>
              </w:rPr>
              <w:tab/>
            </w:r>
            <w:r>
              <w:rPr>
                <w:noProof/>
                <w:webHidden/>
              </w:rPr>
              <w:fldChar w:fldCharType="begin"/>
            </w:r>
            <w:r>
              <w:rPr>
                <w:noProof/>
                <w:webHidden/>
              </w:rPr>
              <w:instrText xml:space="preserve"> PAGEREF _Toc197744510 \h </w:instrText>
            </w:r>
            <w:r>
              <w:rPr>
                <w:noProof/>
                <w:webHidden/>
              </w:rPr>
            </w:r>
            <w:r>
              <w:rPr>
                <w:noProof/>
                <w:webHidden/>
              </w:rPr>
              <w:fldChar w:fldCharType="separate"/>
            </w:r>
            <w:r>
              <w:rPr>
                <w:noProof/>
                <w:webHidden/>
              </w:rPr>
              <w:t>19</w:t>
            </w:r>
            <w:r>
              <w:rPr>
                <w:noProof/>
                <w:webHidden/>
              </w:rPr>
              <w:fldChar w:fldCharType="end"/>
            </w:r>
          </w:hyperlink>
        </w:p>
        <w:p w14:paraId="6AFDFADB" w14:textId="72C440B4" w:rsidR="001E25A9" w:rsidRDefault="001E25A9">
          <w:pPr>
            <w:pStyle w:val="TOC2"/>
            <w:tabs>
              <w:tab w:val="right" w:leader="dot" w:pos="9350"/>
            </w:tabs>
            <w:rPr>
              <w:rFonts w:asciiTheme="minorHAnsi" w:eastAsiaTheme="minorEastAsia" w:hAnsiTheme="minorHAnsi"/>
              <w:noProof/>
              <w:sz w:val="24"/>
              <w:szCs w:val="24"/>
            </w:rPr>
          </w:pPr>
          <w:hyperlink w:anchor="_Toc197744511" w:history="1">
            <w:r w:rsidRPr="00817E24">
              <w:rPr>
                <w:rStyle w:val="Hyperlink"/>
                <w:noProof/>
              </w:rPr>
              <w:t>Alternative visualizations to analyze variables</w:t>
            </w:r>
            <w:r>
              <w:rPr>
                <w:noProof/>
                <w:webHidden/>
              </w:rPr>
              <w:tab/>
            </w:r>
            <w:r>
              <w:rPr>
                <w:noProof/>
                <w:webHidden/>
              </w:rPr>
              <w:fldChar w:fldCharType="begin"/>
            </w:r>
            <w:r>
              <w:rPr>
                <w:noProof/>
                <w:webHidden/>
              </w:rPr>
              <w:instrText xml:space="preserve"> PAGEREF _Toc197744511 \h </w:instrText>
            </w:r>
            <w:r>
              <w:rPr>
                <w:noProof/>
                <w:webHidden/>
              </w:rPr>
            </w:r>
            <w:r>
              <w:rPr>
                <w:noProof/>
                <w:webHidden/>
              </w:rPr>
              <w:fldChar w:fldCharType="separate"/>
            </w:r>
            <w:r>
              <w:rPr>
                <w:noProof/>
                <w:webHidden/>
              </w:rPr>
              <w:t>19</w:t>
            </w:r>
            <w:r>
              <w:rPr>
                <w:noProof/>
                <w:webHidden/>
              </w:rPr>
              <w:fldChar w:fldCharType="end"/>
            </w:r>
          </w:hyperlink>
        </w:p>
        <w:p w14:paraId="566A7548" w14:textId="2C8D83FE" w:rsidR="00813E70" w:rsidRPr="00C01057" w:rsidRDefault="00813E70" w:rsidP="00813E70">
          <w:r w:rsidRPr="002F13D1">
            <w:rPr>
              <w:b/>
              <w:bCs/>
            </w:rPr>
            <w:fldChar w:fldCharType="end"/>
          </w:r>
        </w:p>
      </w:sdtContent>
    </w:sdt>
    <w:p w14:paraId="7DE7D6C7" w14:textId="61FB8D03" w:rsidR="00D27C2C" w:rsidRPr="00D27C2C" w:rsidRDefault="00D27C2C" w:rsidP="00D27C2C">
      <w:pPr>
        <w:pStyle w:val="Heading1"/>
        <w:rPr>
          <w:rStyle w:val="Heading1Char"/>
        </w:rPr>
      </w:pPr>
      <w:r>
        <w:rPr>
          <w:rStyle w:val="Heading1Char"/>
        </w:rPr>
        <w:br w:type="column"/>
      </w:r>
      <w:bookmarkStart w:id="0" w:name="_Toc197744492"/>
      <w:r>
        <w:rPr>
          <w:rStyle w:val="Heading1Char"/>
        </w:rPr>
        <w:t>Table of f</w:t>
      </w:r>
      <w:r w:rsidRPr="00D27C2C">
        <w:rPr>
          <w:rStyle w:val="Heading1Char"/>
        </w:rPr>
        <w:t>igures</w:t>
      </w:r>
      <w:bookmarkEnd w:id="0"/>
    </w:p>
    <w:p w14:paraId="13E3C573" w14:textId="06846B08" w:rsidR="001E25A9" w:rsidRDefault="00D27C2C">
      <w:pPr>
        <w:pStyle w:val="TableofFigures"/>
        <w:tabs>
          <w:tab w:val="right" w:leader="dot" w:pos="9350"/>
        </w:tabs>
        <w:rPr>
          <w:rFonts w:asciiTheme="minorHAnsi" w:eastAsiaTheme="minorEastAsia" w:hAnsiTheme="minorHAnsi"/>
          <w:noProof/>
          <w:sz w:val="24"/>
          <w:szCs w:val="24"/>
        </w:rPr>
      </w:pPr>
      <w:r>
        <w:rPr>
          <w:rStyle w:val="Heading1Char"/>
          <w:sz w:val="16"/>
          <w:szCs w:val="16"/>
        </w:rPr>
        <w:fldChar w:fldCharType="begin"/>
      </w:r>
      <w:r>
        <w:rPr>
          <w:rStyle w:val="Heading1Char"/>
          <w:sz w:val="16"/>
          <w:szCs w:val="16"/>
        </w:rPr>
        <w:instrText xml:space="preserve"> TOC \h \z \c "Figure" </w:instrText>
      </w:r>
      <w:r>
        <w:rPr>
          <w:rStyle w:val="Heading1Char"/>
          <w:sz w:val="16"/>
          <w:szCs w:val="16"/>
        </w:rPr>
        <w:fldChar w:fldCharType="separate"/>
      </w:r>
      <w:hyperlink w:anchor="_Toc197744475" w:history="1">
        <w:r w:rsidR="001E25A9" w:rsidRPr="00330B98">
          <w:rPr>
            <w:rStyle w:val="Hyperlink"/>
            <w:noProof/>
          </w:rPr>
          <w:t xml:space="preserve">Figure 1. </w:t>
        </w:r>
        <w:r w:rsidR="001E25A9" w:rsidRPr="00330B98">
          <w:rPr>
            <w:rStyle w:val="Hyperlink"/>
            <w:bCs/>
            <w:noProof/>
          </w:rPr>
          <w:t>How to enable macros</w:t>
        </w:r>
        <w:r w:rsidR="001E25A9">
          <w:rPr>
            <w:noProof/>
            <w:webHidden/>
          </w:rPr>
          <w:tab/>
        </w:r>
        <w:r w:rsidR="001E25A9">
          <w:rPr>
            <w:noProof/>
            <w:webHidden/>
          </w:rPr>
          <w:fldChar w:fldCharType="begin"/>
        </w:r>
        <w:r w:rsidR="001E25A9">
          <w:rPr>
            <w:noProof/>
            <w:webHidden/>
          </w:rPr>
          <w:instrText xml:space="preserve"> PAGEREF _Toc197744475 \h </w:instrText>
        </w:r>
        <w:r w:rsidR="001E25A9">
          <w:rPr>
            <w:noProof/>
            <w:webHidden/>
          </w:rPr>
        </w:r>
        <w:r w:rsidR="001E25A9">
          <w:rPr>
            <w:noProof/>
            <w:webHidden/>
          </w:rPr>
          <w:fldChar w:fldCharType="separate"/>
        </w:r>
        <w:r w:rsidR="001E25A9">
          <w:rPr>
            <w:noProof/>
            <w:webHidden/>
          </w:rPr>
          <w:t>3</w:t>
        </w:r>
        <w:r w:rsidR="001E25A9">
          <w:rPr>
            <w:noProof/>
            <w:webHidden/>
          </w:rPr>
          <w:fldChar w:fldCharType="end"/>
        </w:r>
      </w:hyperlink>
    </w:p>
    <w:p w14:paraId="241A8460" w14:textId="1E0F68F0" w:rsidR="001E25A9" w:rsidRDefault="001E25A9">
      <w:pPr>
        <w:pStyle w:val="TableofFigures"/>
        <w:tabs>
          <w:tab w:val="right" w:leader="dot" w:pos="9350"/>
        </w:tabs>
        <w:rPr>
          <w:rFonts w:asciiTheme="minorHAnsi" w:eastAsiaTheme="minorEastAsia" w:hAnsiTheme="minorHAnsi"/>
          <w:noProof/>
          <w:sz w:val="24"/>
          <w:szCs w:val="24"/>
        </w:rPr>
      </w:pPr>
      <w:hyperlink w:anchor="_Toc197744476" w:history="1">
        <w:r w:rsidRPr="00330B98">
          <w:rPr>
            <w:rStyle w:val="Hyperlink"/>
            <w:noProof/>
          </w:rPr>
          <w:t xml:space="preserve">Figure 2. </w:t>
        </w:r>
        <w:r w:rsidRPr="00330B98">
          <w:rPr>
            <w:rStyle w:val="Hyperlink"/>
            <w:bCs/>
            <w:noProof/>
          </w:rPr>
          <w:t>Messages that could pop up when the file is open</w:t>
        </w:r>
        <w:r>
          <w:rPr>
            <w:noProof/>
            <w:webHidden/>
          </w:rPr>
          <w:tab/>
        </w:r>
        <w:r>
          <w:rPr>
            <w:noProof/>
            <w:webHidden/>
          </w:rPr>
          <w:fldChar w:fldCharType="begin"/>
        </w:r>
        <w:r>
          <w:rPr>
            <w:noProof/>
            <w:webHidden/>
          </w:rPr>
          <w:instrText xml:space="preserve"> PAGEREF _Toc197744476 \h </w:instrText>
        </w:r>
        <w:r>
          <w:rPr>
            <w:noProof/>
            <w:webHidden/>
          </w:rPr>
        </w:r>
        <w:r>
          <w:rPr>
            <w:noProof/>
            <w:webHidden/>
          </w:rPr>
          <w:fldChar w:fldCharType="separate"/>
        </w:r>
        <w:r>
          <w:rPr>
            <w:noProof/>
            <w:webHidden/>
          </w:rPr>
          <w:t>4</w:t>
        </w:r>
        <w:r>
          <w:rPr>
            <w:noProof/>
            <w:webHidden/>
          </w:rPr>
          <w:fldChar w:fldCharType="end"/>
        </w:r>
      </w:hyperlink>
    </w:p>
    <w:p w14:paraId="2855282D" w14:textId="529FD9D9" w:rsidR="001E25A9" w:rsidRDefault="001E25A9">
      <w:pPr>
        <w:pStyle w:val="TableofFigures"/>
        <w:tabs>
          <w:tab w:val="right" w:leader="dot" w:pos="9350"/>
        </w:tabs>
        <w:rPr>
          <w:rFonts w:asciiTheme="minorHAnsi" w:eastAsiaTheme="minorEastAsia" w:hAnsiTheme="minorHAnsi"/>
          <w:noProof/>
          <w:sz w:val="24"/>
          <w:szCs w:val="24"/>
        </w:rPr>
      </w:pPr>
      <w:hyperlink w:anchor="_Toc197744477" w:history="1">
        <w:r w:rsidRPr="00330B98">
          <w:rPr>
            <w:rStyle w:val="Hyperlink"/>
            <w:noProof/>
          </w:rPr>
          <w:t xml:space="preserve">Figure 3. </w:t>
        </w:r>
        <w:r w:rsidRPr="00330B98">
          <w:rPr>
            <w:rStyle w:val="Hyperlink"/>
            <w:bCs/>
            <w:noProof/>
          </w:rPr>
          <w:t>“Subnational PFR” sheet</w:t>
        </w:r>
        <w:r>
          <w:rPr>
            <w:noProof/>
            <w:webHidden/>
          </w:rPr>
          <w:tab/>
        </w:r>
        <w:r>
          <w:rPr>
            <w:noProof/>
            <w:webHidden/>
          </w:rPr>
          <w:fldChar w:fldCharType="begin"/>
        </w:r>
        <w:r>
          <w:rPr>
            <w:noProof/>
            <w:webHidden/>
          </w:rPr>
          <w:instrText xml:space="preserve"> PAGEREF _Toc197744477 \h </w:instrText>
        </w:r>
        <w:r>
          <w:rPr>
            <w:noProof/>
            <w:webHidden/>
          </w:rPr>
        </w:r>
        <w:r>
          <w:rPr>
            <w:noProof/>
            <w:webHidden/>
          </w:rPr>
          <w:fldChar w:fldCharType="separate"/>
        </w:r>
        <w:r>
          <w:rPr>
            <w:noProof/>
            <w:webHidden/>
          </w:rPr>
          <w:t>4</w:t>
        </w:r>
        <w:r>
          <w:rPr>
            <w:noProof/>
            <w:webHidden/>
          </w:rPr>
          <w:fldChar w:fldCharType="end"/>
        </w:r>
      </w:hyperlink>
    </w:p>
    <w:p w14:paraId="65F2FCE5" w14:textId="5F839761" w:rsidR="001E25A9" w:rsidRDefault="001E25A9">
      <w:pPr>
        <w:pStyle w:val="TableofFigures"/>
        <w:tabs>
          <w:tab w:val="right" w:leader="dot" w:pos="9350"/>
        </w:tabs>
        <w:rPr>
          <w:rFonts w:asciiTheme="minorHAnsi" w:eastAsiaTheme="minorEastAsia" w:hAnsiTheme="minorHAnsi"/>
          <w:noProof/>
          <w:sz w:val="24"/>
          <w:szCs w:val="24"/>
        </w:rPr>
      </w:pPr>
      <w:hyperlink w:anchor="_Toc197744478" w:history="1">
        <w:r w:rsidRPr="00330B98">
          <w:rPr>
            <w:rStyle w:val="Hyperlink"/>
            <w:noProof/>
          </w:rPr>
          <w:t xml:space="preserve">Figure 4. </w:t>
        </w:r>
        <w:r w:rsidRPr="00330B98">
          <w:rPr>
            <w:rStyle w:val="Hyperlink"/>
            <w:bCs/>
            <w:noProof/>
          </w:rPr>
          <w:t>Structure of visualization modules</w:t>
        </w:r>
        <w:r>
          <w:rPr>
            <w:noProof/>
            <w:webHidden/>
          </w:rPr>
          <w:tab/>
        </w:r>
        <w:r>
          <w:rPr>
            <w:noProof/>
            <w:webHidden/>
          </w:rPr>
          <w:fldChar w:fldCharType="begin"/>
        </w:r>
        <w:r>
          <w:rPr>
            <w:noProof/>
            <w:webHidden/>
          </w:rPr>
          <w:instrText xml:space="preserve"> PAGEREF _Toc197744478 \h </w:instrText>
        </w:r>
        <w:r>
          <w:rPr>
            <w:noProof/>
            <w:webHidden/>
          </w:rPr>
        </w:r>
        <w:r>
          <w:rPr>
            <w:noProof/>
            <w:webHidden/>
          </w:rPr>
          <w:fldChar w:fldCharType="separate"/>
        </w:r>
        <w:r>
          <w:rPr>
            <w:noProof/>
            <w:webHidden/>
          </w:rPr>
          <w:t>5</w:t>
        </w:r>
        <w:r>
          <w:rPr>
            <w:noProof/>
            <w:webHidden/>
          </w:rPr>
          <w:fldChar w:fldCharType="end"/>
        </w:r>
      </w:hyperlink>
    </w:p>
    <w:p w14:paraId="35DCC006" w14:textId="45DB101B" w:rsidR="001E25A9" w:rsidRDefault="001E25A9">
      <w:pPr>
        <w:pStyle w:val="TableofFigures"/>
        <w:tabs>
          <w:tab w:val="right" w:leader="dot" w:pos="9350"/>
        </w:tabs>
        <w:rPr>
          <w:rFonts w:asciiTheme="minorHAnsi" w:eastAsiaTheme="minorEastAsia" w:hAnsiTheme="minorHAnsi"/>
          <w:noProof/>
          <w:sz w:val="24"/>
          <w:szCs w:val="24"/>
        </w:rPr>
      </w:pPr>
      <w:hyperlink w:anchor="_Toc197744479" w:history="1">
        <w:r w:rsidRPr="00330B98">
          <w:rPr>
            <w:rStyle w:val="Hyperlink"/>
            <w:noProof/>
          </w:rPr>
          <w:t xml:space="preserve">Figure 5. </w:t>
        </w:r>
        <w:r w:rsidRPr="00330B98">
          <w:rPr>
            <w:rStyle w:val="Hyperlink"/>
            <w:bCs/>
            <w:noProof/>
          </w:rPr>
          <w:t>Data density indicators and alternative to navigate between sheets</w:t>
        </w:r>
        <w:r>
          <w:rPr>
            <w:noProof/>
            <w:webHidden/>
          </w:rPr>
          <w:tab/>
        </w:r>
        <w:r>
          <w:rPr>
            <w:noProof/>
            <w:webHidden/>
          </w:rPr>
          <w:fldChar w:fldCharType="begin"/>
        </w:r>
        <w:r>
          <w:rPr>
            <w:noProof/>
            <w:webHidden/>
          </w:rPr>
          <w:instrText xml:space="preserve"> PAGEREF _Toc197744479 \h </w:instrText>
        </w:r>
        <w:r>
          <w:rPr>
            <w:noProof/>
            <w:webHidden/>
          </w:rPr>
        </w:r>
        <w:r>
          <w:rPr>
            <w:noProof/>
            <w:webHidden/>
          </w:rPr>
          <w:fldChar w:fldCharType="separate"/>
        </w:r>
        <w:r>
          <w:rPr>
            <w:noProof/>
            <w:webHidden/>
          </w:rPr>
          <w:t>6</w:t>
        </w:r>
        <w:r>
          <w:rPr>
            <w:noProof/>
            <w:webHidden/>
          </w:rPr>
          <w:fldChar w:fldCharType="end"/>
        </w:r>
      </w:hyperlink>
    </w:p>
    <w:p w14:paraId="70BF700E" w14:textId="1184800E" w:rsidR="001E25A9" w:rsidRDefault="001E25A9">
      <w:pPr>
        <w:pStyle w:val="TableofFigures"/>
        <w:tabs>
          <w:tab w:val="right" w:leader="dot" w:pos="9350"/>
        </w:tabs>
        <w:rPr>
          <w:rFonts w:asciiTheme="minorHAnsi" w:eastAsiaTheme="minorEastAsia" w:hAnsiTheme="minorHAnsi"/>
          <w:noProof/>
          <w:sz w:val="24"/>
          <w:szCs w:val="24"/>
        </w:rPr>
      </w:pPr>
      <w:hyperlink w:anchor="_Toc197744480" w:history="1">
        <w:r w:rsidRPr="00330B98">
          <w:rPr>
            <w:rStyle w:val="Hyperlink"/>
            <w:noProof/>
          </w:rPr>
          <w:t xml:space="preserve">Figure 6. </w:t>
        </w:r>
        <w:r w:rsidRPr="00330B98">
          <w:rPr>
            <w:rStyle w:val="Hyperlink"/>
            <w:bCs/>
            <w:noProof/>
          </w:rPr>
          <w:t>Option to update the backend information</w:t>
        </w:r>
        <w:r>
          <w:rPr>
            <w:noProof/>
            <w:webHidden/>
          </w:rPr>
          <w:tab/>
        </w:r>
        <w:r>
          <w:rPr>
            <w:noProof/>
            <w:webHidden/>
          </w:rPr>
          <w:fldChar w:fldCharType="begin"/>
        </w:r>
        <w:r>
          <w:rPr>
            <w:noProof/>
            <w:webHidden/>
          </w:rPr>
          <w:instrText xml:space="preserve"> PAGEREF _Toc197744480 \h </w:instrText>
        </w:r>
        <w:r>
          <w:rPr>
            <w:noProof/>
            <w:webHidden/>
          </w:rPr>
        </w:r>
        <w:r>
          <w:rPr>
            <w:noProof/>
            <w:webHidden/>
          </w:rPr>
          <w:fldChar w:fldCharType="separate"/>
        </w:r>
        <w:r>
          <w:rPr>
            <w:noProof/>
            <w:webHidden/>
          </w:rPr>
          <w:t>8</w:t>
        </w:r>
        <w:r>
          <w:rPr>
            <w:noProof/>
            <w:webHidden/>
          </w:rPr>
          <w:fldChar w:fldCharType="end"/>
        </w:r>
      </w:hyperlink>
    </w:p>
    <w:p w14:paraId="7B3ACD08" w14:textId="6DCE07E0" w:rsidR="001E25A9" w:rsidRDefault="001E25A9">
      <w:pPr>
        <w:pStyle w:val="TableofFigures"/>
        <w:tabs>
          <w:tab w:val="right" w:leader="dot" w:pos="9350"/>
        </w:tabs>
        <w:rPr>
          <w:rFonts w:asciiTheme="minorHAnsi" w:eastAsiaTheme="minorEastAsia" w:hAnsiTheme="minorHAnsi"/>
          <w:noProof/>
          <w:sz w:val="24"/>
          <w:szCs w:val="24"/>
        </w:rPr>
      </w:pPr>
      <w:hyperlink w:anchor="_Toc197744481" w:history="1">
        <w:r w:rsidRPr="00330B98">
          <w:rPr>
            <w:rStyle w:val="Hyperlink"/>
            <w:noProof/>
          </w:rPr>
          <w:t xml:space="preserve">Figure 7. </w:t>
        </w:r>
        <w:r w:rsidRPr="00330B98">
          <w:rPr>
            <w:rStyle w:val="Hyperlink"/>
            <w:bCs/>
            <w:noProof/>
          </w:rPr>
          <w:t>Selection of the state of interest and the comparison groups</w:t>
        </w:r>
        <w:r>
          <w:rPr>
            <w:noProof/>
            <w:webHidden/>
          </w:rPr>
          <w:tab/>
        </w:r>
        <w:r>
          <w:rPr>
            <w:noProof/>
            <w:webHidden/>
          </w:rPr>
          <w:fldChar w:fldCharType="begin"/>
        </w:r>
        <w:r>
          <w:rPr>
            <w:noProof/>
            <w:webHidden/>
          </w:rPr>
          <w:instrText xml:space="preserve"> PAGEREF _Toc197744481 \h </w:instrText>
        </w:r>
        <w:r>
          <w:rPr>
            <w:noProof/>
            <w:webHidden/>
          </w:rPr>
        </w:r>
        <w:r>
          <w:rPr>
            <w:noProof/>
            <w:webHidden/>
          </w:rPr>
          <w:fldChar w:fldCharType="separate"/>
        </w:r>
        <w:r>
          <w:rPr>
            <w:noProof/>
            <w:webHidden/>
          </w:rPr>
          <w:t>10</w:t>
        </w:r>
        <w:r>
          <w:rPr>
            <w:noProof/>
            <w:webHidden/>
          </w:rPr>
          <w:fldChar w:fldCharType="end"/>
        </w:r>
      </w:hyperlink>
    </w:p>
    <w:p w14:paraId="19D8A72A" w14:textId="44D9A1B6" w:rsidR="001E25A9" w:rsidRDefault="001E25A9">
      <w:pPr>
        <w:pStyle w:val="TableofFigures"/>
        <w:tabs>
          <w:tab w:val="right" w:leader="dot" w:pos="9350"/>
        </w:tabs>
        <w:rPr>
          <w:rFonts w:asciiTheme="minorHAnsi" w:eastAsiaTheme="minorEastAsia" w:hAnsiTheme="minorHAnsi"/>
          <w:noProof/>
          <w:sz w:val="24"/>
          <w:szCs w:val="24"/>
        </w:rPr>
      </w:pPr>
      <w:hyperlink w:anchor="_Toc197744482" w:history="1">
        <w:r w:rsidRPr="00330B98">
          <w:rPr>
            <w:rStyle w:val="Hyperlink"/>
            <w:noProof/>
          </w:rPr>
          <w:t xml:space="preserve">Figure 8. </w:t>
        </w:r>
        <w:r w:rsidRPr="00330B98">
          <w:rPr>
            <w:rStyle w:val="Hyperlink"/>
            <w:bCs/>
            <w:noProof/>
          </w:rPr>
          <w:t>Selection of the state of interest and the comparison groups</w:t>
        </w:r>
        <w:r>
          <w:rPr>
            <w:noProof/>
            <w:webHidden/>
          </w:rPr>
          <w:tab/>
        </w:r>
        <w:r>
          <w:rPr>
            <w:noProof/>
            <w:webHidden/>
          </w:rPr>
          <w:fldChar w:fldCharType="begin"/>
        </w:r>
        <w:r>
          <w:rPr>
            <w:noProof/>
            <w:webHidden/>
          </w:rPr>
          <w:instrText xml:space="preserve"> PAGEREF _Toc197744482 \h </w:instrText>
        </w:r>
        <w:r>
          <w:rPr>
            <w:noProof/>
            <w:webHidden/>
          </w:rPr>
        </w:r>
        <w:r>
          <w:rPr>
            <w:noProof/>
            <w:webHidden/>
          </w:rPr>
          <w:fldChar w:fldCharType="separate"/>
        </w:r>
        <w:r>
          <w:rPr>
            <w:noProof/>
            <w:webHidden/>
          </w:rPr>
          <w:t>10</w:t>
        </w:r>
        <w:r>
          <w:rPr>
            <w:noProof/>
            <w:webHidden/>
          </w:rPr>
          <w:fldChar w:fldCharType="end"/>
        </w:r>
      </w:hyperlink>
    </w:p>
    <w:p w14:paraId="2791C875" w14:textId="54A4D451" w:rsidR="001E25A9" w:rsidRDefault="001E25A9">
      <w:pPr>
        <w:pStyle w:val="TableofFigures"/>
        <w:tabs>
          <w:tab w:val="right" w:leader="dot" w:pos="9350"/>
        </w:tabs>
        <w:rPr>
          <w:rFonts w:asciiTheme="minorHAnsi" w:eastAsiaTheme="minorEastAsia" w:hAnsiTheme="minorHAnsi"/>
          <w:noProof/>
          <w:sz w:val="24"/>
          <w:szCs w:val="24"/>
        </w:rPr>
      </w:pPr>
      <w:hyperlink w:anchor="_Toc197744483" w:history="1">
        <w:r w:rsidRPr="00330B98">
          <w:rPr>
            <w:rStyle w:val="Hyperlink"/>
            <w:noProof/>
          </w:rPr>
          <w:t xml:space="preserve">Figure 9. </w:t>
        </w:r>
        <w:r w:rsidRPr="00330B98">
          <w:rPr>
            <w:rStyle w:val="Hyperlink"/>
            <w:bCs/>
            <w:noProof/>
          </w:rPr>
          <w:t>Cyclically adjusted primary balance</w:t>
        </w:r>
        <w:r>
          <w:rPr>
            <w:noProof/>
            <w:webHidden/>
          </w:rPr>
          <w:tab/>
        </w:r>
        <w:r>
          <w:rPr>
            <w:noProof/>
            <w:webHidden/>
          </w:rPr>
          <w:fldChar w:fldCharType="begin"/>
        </w:r>
        <w:r>
          <w:rPr>
            <w:noProof/>
            <w:webHidden/>
          </w:rPr>
          <w:instrText xml:space="preserve"> PAGEREF _Toc197744483 \h </w:instrText>
        </w:r>
        <w:r>
          <w:rPr>
            <w:noProof/>
            <w:webHidden/>
          </w:rPr>
        </w:r>
        <w:r>
          <w:rPr>
            <w:noProof/>
            <w:webHidden/>
          </w:rPr>
          <w:fldChar w:fldCharType="separate"/>
        </w:r>
        <w:r>
          <w:rPr>
            <w:noProof/>
            <w:webHidden/>
          </w:rPr>
          <w:t>11</w:t>
        </w:r>
        <w:r>
          <w:rPr>
            <w:noProof/>
            <w:webHidden/>
          </w:rPr>
          <w:fldChar w:fldCharType="end"/>
        </w:r>
      </w:hyperlink>
    </w:p>
    <w:p w14:paraId="1EC3EDF3" w14:textId="3CA5F392" w:rsidR="001E25A9" w:rsidRDefault="001E25A9">
      <w:pPr>
        <w:pStyle w:val="TableofFigures"/>
        <w:tabs>
          <w:tab w:val="right" w:leader="dot" w:pos="9350"/>
        </w:tabs>
        <w:rPr>
          <w:rFonts w:asciiTheme="minorHAnsi" w:eastAsiaTheme="minorEastAsia" w:hAnsiTheme="minorHAnsi"/>
          <w:noProof/>
          <w:sz w:val="24"/>
          <w:szCs w:val="24"/>
        </w:rPr>
      </w:pPr>
      <w:hyperlink w:anchor="_Toc197744484" w:history="1">
        <w:r w:rsidRPr="00330B98">
          <w:rPr>
            <w:rStyle w:val="Hyperlink"/>
            <w:noProof/>
          </w:rPr>
          <w:t xml:space="preserve">Figure 10. </w:t>
        </w:r>
        <w:r w:rsidRPr="00330B98">
          <w:rPr>
            <w:rStyle w:val="Hyperlink"/>
            <w:bCs/>
            <w:noProof/>
          </w:rPr>
          <w:t>Revenue elasticity</w:t>
        </w:r>
        <w:r>
          <w:rPr>
            <w:noProof/>
            <w:webHidden/>
          </w:rPr>
          <w:tab/>
        </w:r>
        <w:r>
          <w:rPr>
            <w:noProof/>
            <w:webHidden/>
          </w:rPr>
          <w:fldChar w:fldCharType="begin"/>
        </w:r>
        <w:r>
          <w:rPr>
            <w:noProof/>
            <w:webHidden/>
          </w:rPr>
          <w:instrText xml:space="preserve"> PAGEREF _Toc197744484 \h </w:instrText>
        </w:r>
        <w:r>
          <w:rPr>
            <w:noProof/>
            <w:webHidden/>
          </w:rPr>
        </w:r>
        <w:r>
          <w:rPr>
            <w:noProof/>
            <w:webHidden/>
          </w:rPr>
          <w:fldChar w:fldCharType="separate"/>
        </w:r>
        <w:r>
          <w:rPr>
            <w:noProof/>
            <w:webHidden/>
          </w:rPr>
          <w:t>12</w:t>
        </w:r>
        <w:r>
          <w:rPr>
            <w:noProof/>
            <w:webHidden/>
          </w:rPr>
          <w:fldChar w:fldCharType="end"/>
        </w:r>
      </w:hyperlink>
    </w:p>
    <w:p w14:paraId="5D8C34A7" w14:textId="7FEC7BF8" w:rsidR="001E25A9" w:rsidRDefault="001E25A9">
      <w:pPr>
        <w:pStyle w:val="TableofFigures"/>
        <w:tabs>
          <w:tab w:val="right" w:leader="dot" w:pos="9350"/>
        </w:tabs>
        <w:rPr>
          <w:rFonts w:asciiTheme="minorHAnsi" w:eastAsiaTheme="minorEastAsia" w:hAnsiTheme="minorHAnsi"/>
          <w:noProof/>
          <w:sz w:val="24"/>
          <w:szCs w:val="24"/>
        </w:rPr>
      </w:pPr>
      <w:hyperlink w:anchor="_Toc197744485" w:history="1">
        <w:r w:rsidRPr="00330B98">
          <w:rPr>
            <w:rStyle w:val="Hyperlink"/>
            <w:noProof/>
          </w:rPr>
          <w:t xml:space="preserve">Figure 11. </w:t>
        </w:r>
        <w:r w:rsidRPr="00330B98">
          <w:rPr>
            <w:rStyle w:val="Hyperlink"/>
            <w:bCs/>
            <w:noProof/>
          </w:rPr>
          <w:t>Efficiency analysis</w:t>
        </w:r>
        <w:r>
          <w:rPr>
            <w:noProof/>
            <w:webHidden/>
          </w:rPr>
          <w:tab/>
        </w:r>
        <w:r>
          <w:rPr>
            <w:noProof/>
            <w:webHidden/>
          </w:rPr>
          <w:fldChar w:fldCharType="begin"/>
        </w:r>
        <w:r>
          <w:rPr>
            <w:noProof/>
            <w:webHidden/>
          </w:rPr>
          <w:instrText xml:space="preserve"> PAGEREF _Toc197744485 \h </w:instrText>
        </w:r>
        <w:r>
          <w:rPr>
            <w:noProof/>
            <w:webHidden/>
          </w:rPr>
        </w:r>
        <w:r>
          <w:rPr>
            <w:noProof/>
            <w:webHidden/>
          </w:rPr>
          <w:fldChar w:fldCharType="separate"/>
        </w:r>
        <w:r>
          <w:rPr>
            <w:noProof/>
            <w:webHidden/>
          </w:rPr>
          <w:t>13</w:t>
        </w:r>
        <w:r>
          <w:rPr>
            <w:noProof/>
            <w:webHidden/>
          </w:rPr>
          <w:fldChar w:fldCharType="end"/>
        </w:r>
      </w:hyperlink>
    </w:p>
    <w:p w14:paraId="66CCDF67" w14:textId="02B9E2AF" w:rsidR="001E25A9" w:rsidRDefault="001E25A9">
      <w:pPr>
        <w:pStyle w:val="TableofFigures"/>
        <w:tabs>
          <w:tab w:val="right" w:leader="dot" w:pos="9350"/>
        </w:tabs>
        <w:rPr>
          <w:rFonts w:asciiTheme="minorHAnsi" w:eastAsiaTheme="minorEastAsia" w:hAnsiTheme="minorHAnsi"/>
          <w:noProof/>
          <w:sz w:val="24"/>
          <w:szCs w:val="24"/>
        </w:rPr>
      </w:pPr>
      <w:hyperlink w:anchor="_Toc197744486" w:history="1">
        <w:r w:rsidRPr="00330B98">
          <w:rPr>
            <w:rStyle w:val="Hyperlink"/>
            <w:noProof/>
          </w:rPr>
          <w:t xml:space="preserve">Figure 12. </w:t>
        </w:r>
        <w:r w:rsidRPr="00330B98">
          <w:rPr>
            <w:rStyle w:val="Hyperlink"/>
            <w:bCs/>
            <w:noProof/>
          </w:rPr>
          <w:t>Fiscal Health Index</w:t>
        </w:r>
        <w:r>
          <w:rPr>
            <w:noProof/>
            <w:webHidden/>
          </w:rPr>
          <w:tab/>
        </w:r>
        <w:r>
          <w:rPr>
            <w:noProof/>
            <w:webHidden/>
          </w:rPr>
          <w:fldChar w:fldCharType="begin"/>
        </w:r>
        <w:r>
          <w:rPr>
            <w:noProof/>
            <w:webHidden/>
          </w:rPr>
          <w:instrText xml:space="preserve"> PAGEREF _Toc197744486 \h </w:instrText>
        </w:r>
        <w:r>
          <w:rPr>
            <w:noProof/>
            <w:webHidden/>
          </w:rPr>
        </w:r>
        <w:r>
          <w:rPr>
            <w:noProof/>
            <w:webHidden/>
          </w:rPr>
          <w:fldChar w:fldCharType="separate"/>
        </w:r>
        <w:r>
          <w:rPr>
            <w:noProof/>
            <w:webHidden/>
          </w:rPr>
          <w:t>15</w:t>
        </w:r>
        <w:r>
          <w:rPr>
            <w:noProof/>
            <w:webHidden/>
          </w:rPr>
          <w:fldChar w:fldCharType="end"/>
        </w:r>
      </w:hyperlink>
    </w:p>
    <w:p w14:paraId="5CA37278" w14:textId="78A54ABD" w:rsidR="001E25A9" w:rsidRDefault="001E25A9">
      <w:pPr>
        <w:pStyle w:val="TableofFigures"/>
        <w:tabs>
          <w:tab w:val="right" w:leader="dot" w:pos="9350"/>
        </w:tabs>
        <w:rPr>
          <w:rFonts w:asciiTheme="minorHAnsi" w:eastAsiaTheme="minorEastAsia" w:hAnsiTheme="minorHAnsi"/>
          <w:noProof/>
          <w:sz w:val="24"/>
          <w:szCs w:val="24"/>
        </w:rPr>
      </w:pPr>
      <w:hyperlink w:anchor="_Toc197744487" w:history="1">
        <w:r w:rsidRPr="00330B98">
          <w:rPr>
            <w:rStyle w:val="Hyperlink"/>
            <w:noProof/>
          </w:rPr>
          <w:t>Figure 13. Desegregated Fiscal Heath Index</w:t>
        </w:r>
        <w:r>
          <w:rPr>
            <w:noProof/>
            <w:webHidden/>
          </w:rPr>
          <w:tab/>
        </w:r>
        <w:r>
          <w:rPr>
            <w:noProof/>
            <w:webHidden/>
          </w:rPr>
          <w:fldChar w:fldCharType="begin"/>
        </w:r>
        <w:r>
          <w:rPr>
            <w:noProof/>
            <w:webHidden/>
          </w:rPr>
          <w:instrText xml:space="preserve"> PAGEREF _Toc197744487 \h </w:instrText>
        </w:r>
        <w:r>
          <w:rPr>
            <w:noProof/>
            <w:webHidden/>
          </w:rPr>
        </w:r>
        <w:r>
          <w:rPr>
            <w:noProof/>
            <w:webHidden/>
          </w:rPr>
          <w:fldChar w:fldCharType="separate"/>
        </w:r>
        <w:r>
          <w:rPr>
            <w:noProof/>
            <w:webHidden/>
          </w:rPr>
          <w:t>16</w:t>
        </w:r>
        <w:r>
          <w:rPr>
            <w:noProof/>
            <w:webHidden/>
          </w:rPr>
          <w:fldChar w:fldCharType="end"/>
        </w:r>
      </w:hyperlink>
    </w:p>
    <w:p w14:paraId="056B4FB2" w14:textId="7A3984CB" w:rsidR="001E25A9" w:rsidRDefault="001E25A9">
      <w:pPr>
        <w:pStyle w:val="TableofFigures"/>
        <w:tabs>
          <w:tab w:val="right" w:leader="dot" w:pos="9350"/>
        </w:tabs>
        <w:rPr>
          <w:rFonts w:asciiTheme="minorHAnsi" w:eastAsiaTheme="minorEastAsia" w:hAnsiTheme="minorHAnsi"/>
          <w:noProof/>
          <w:sz w:val="24"/>
          <w:szCs w:val="24"/>
        </w:rPr>
      </w:pPr>
      <w:hyperlink w:anchor="_Toc197744488" w:history="1">
        <w:r w:rsidRPr="00330B98">
          <w:rPr>
            <w:rStyle w:val="Hyperlink"/>
            <w:noProof/>
          </w:rPr>
          <w:t xml:space="preserve">Figure 12. </w:t>
        </w:r>
        <w:r w:rsidRPr="00330B98">
          <w:rPr>
            <w:rStyle w:val="Hyperlink"/>
            <w:bCs/>
            <w:noProof/>
          </w:rPr>
          <w:t>Fiscal Health Index</w:t>
        </w:r>
        <w:r>
          <w:rPr>
            <w:noProof/>
            <w:webHidden/>
          </w:rPr>
          <w:tab/>
        </w:r>
        <w:r>
          <w:rPr>
            <w:noProof/>
            <w:webHidden/>
          </w:rPr>
          <w:fldChar w:fldCharType="begin"/>
        </w:r>
        <w:r>
          <w:rPr>
            <w:noProof/>
            <w:webHidden/>
          </w:rPr>
          <w:instrText xml:space="preserve"> PAGEREF _Toc197744488 \h </w:instrText>
        </w:r>
        <w:r>
          <w:rPr>
            <w:noProof/>
            <w:webHidden/>
          </w:rPr>
        </w:r>
        <w:r>
          <w:rPr>
            <w:noProof/>
            <w:webHidden/>
          </w:rPr>
          <w:fldChar w:fldCharType="separate"/>
        </w:r>
        <w:r>
          <w:rPr>
            <w:noProof/>
            <w:webHidden/>
          </w:rPr>
          <w:t>17</w:t>
        </w:r>
        <w:r>
          <w:rPr>
            <w:noProof/>
            <w:webHidden/>
          </w:rPr>
          <w:fldChar w:fldCharType="end"/>
        </w:r>
      </w:hyperlink>
    </w:p>
    <w:p w14:paraId="00DD1AF0" w14:textId="50A35FCD" w:rsidR="001E25A9" w:rsidRDefault="001E25A9">
      <w:pPr>
        <w:pStyle w:val="TableofFigures"/>
        <w:tabs>
          <w:tab w:val="right" w:leader="dot" w:pos="9350"/>
        </w:tabs>
        <w:rPr>
          <w:rFonts w:asciiTheme="minorHAnsi" w:eastAsiaTheme="minorEastAsia" w:hAnsiTheme="minorHAnsi"/>
          <w:noProof/>
          <w:sz w:val="24"/>
          <w:szCs w:val="24"/>
        </w:rPr>
      </w:pPr>
      <w:hyperlink w:anchor="_Toc197744489" w:history="1">
        <w:r w:rsidRPr="00330B98">
          <w:rPr>
            <w:rStyle w:val="Hyperlink"/>
            <w:noProof/>
          </w:rPr>
          <w:t>Figure 14. Fiscal Sustainability Index</w:t>
        </w:r>
        <w:r>
          <w:rPr>
            <w:noProof/>
            <w:webHidden/>
          </w:rPr>
          <w:tab/>
        </w:r>
        <w:r>
          <w:rPr>
            <w:noProof/>
            <w:webHidden/>
          </w:rPr>
          <w:fldChar w:fldCharType="begin"/>
        </w:r>
        <w:r>
          <w:rPr>
            <w:noProof/>
            <w:webHidden/>
          </w:rPr>
          <w:instrText xml:space="preserve"> PAGEREF _Toc197744489 \h </w:instrText>
        </w:r>
        <w:r>
          <w:rPr>
            <w:noProof/>
            <w:webHidden/>
          </w:rPr>
        </w:r>
        <w:r>
          <w:rPr>
            <w:noProof/>
            <w:webHidden/>
          </w:rPr>
          <w:fldChar w:fldCharType="separate"/>
        </w:r>
        <w:r>
          <w:rPr>
            <w:noProof/>
            <w:webHidden/>
          </w:rPr>
          <w:t>17</w:t>
        </w:r>
        <w:r>
          <w:rPr>
            <w:noProof/>
            <w:webHidden/>
          </w:rPr>
          <w:fldChar w:fldCharType="end"/>
        </w:r>
      </w:hyperlink>
    </w:p>
    <w:p w14:paraId="3D5F104D" w14:textId="54863A5B" w:rsidR="001E25A9" w:rsidRDefault="001E25A9">
      <w:pPr>
        <w:pStyle w:val="TableofFigures"/>
        <w:tabs>
          <w:tab w:val="right" w:leader="dot" w:pos="9350"/>
        </w:tabs>
        <w:rPr>
          <w:rFonts w:asciiTheme="minorHAnsi" w:eastAsiaTheme="minorEastAsia" w:hAnsiTheme="minorHAnsi"/>
          <w:noProof/>
          <w:sz w:val="24"/>
          <w:szCs w:val="24"/>
        </w:rPr>
      </w:pPr>
      <w:hyperlink w:anchor="_Toc197744490" w:history="1">
        <w:r w:rsidRPr="00330B98">
          <w:rPr>
            <w:rStyle w:val="Hyperlink"/>
            <w:noProof/>
          </w:rPr>
          <w:t xml:space="preserve">Figure 15. </w:t>
        </w:r>
        <w:r w:rsidRPr="00330B98">
          <w:rPr>
            <w:rStyle w:val="Hyperlink"/>
            <w:bCs/>
            <w:noProof/>
          </w:rPr>
          <w:t>Setting the parameters in the “Analysis” sheet</w:t>
        </w:r>
        <w:r>
          <w:rPr>
            <w:noProof/>
            <w:webHidden/>
          </w:rPr>
          <w:tab/>
        </w:r>
        <w:r>
          <w:rPr>
            <w:noProof/>
            <w:webHidden/>
          </w:rPr>
          <w:fldChar w:fldCharType="begin"/>
        </w:r>
        <w:r>
          <w:rPr>
            <w:noProof/>
            <w:webHidden/>
          </w:rPr>
          <w:instrText xml:space="preserve"> PAGEREF _Toc197744490 \h </w:instrText>
        </w:r>
        <w:r>
          <w:rPr>
            <w:noProof/>
            <w:webHidden/>
          </w:rPr>
        </w:r>
        <w:r>
          <w:rPr>
            <w:noProof/>
            <w:webHidden/>
          </w:rPr>
          <w:fldChar w:fldCharType="separate"/>
        </w:r>
        <w:r>
          <w:rPr>
            <w:noProof/>
            <w:webHidden/>
          </w:rPr>
          <w:t>18</w:t>
        </w:r>
        <w:r>
          <w:rPr>
            <w:noProof/>
            <w:webHidden/>
          </w:rPr>
          <w:fldChar w:fldCharType="end"/>
        </w:r>
      </w:hyperlink>
    </w:p>
    <w:p w14:paraId="03012CC6" w14:textId="0C1780B1" w:rsidR="001E25A9" w:rsidRDefault="001E25A9">
      <w:pPr>
        <w:pStyle w:val="TableofFigures"/>
        <w:tabs>
          <w:tab w:val="right" w:leader="dot" w:pos="9350"/>
        </w:tabs>
        <w:rPr>
          <w:rFonts w:asciiTheme="minorHAnsi" w:eastAsiaTheme="minorEastAsia" w:hAnsiTheme="minorHAnsi"/>
          <w:noProof/>
          <w:sz w:val="24"/>
          <w:szCs w:val="24"/>
        </w:rPr>
      </w:pPr>
      <w:hyperlink w:anchor="_Toc197744491" w:history="1">
        <w:r w:rsidRPr="00330B98">
          <w:rPr>
            <w:rStyle w:val="Hyperlink"/>
            <w:noProof/>
          </w:rPr>
          <w:t>Figure 16. Use the “Analyze this variable” option in Excel context menu</w:t>
        </w:r>
        <w:r>
          <w:rPr>
            <w:noProof/>
            <w:webHidden/>
          </w:rPr>
          <w:tab/>
        </w:r>
        <w:r>
          <w:rPr>
            <w:noProof/>
            <w:webHidden/>
          </w:rPr>
          <w:fldChar w:fldCharType="begin"/>
        </w:r>
        <w:r>
          <w:rPr>
            <w:noProof/>
            <w:webHidden/>
          </w:rPr>
          <w:instrText xml:space="preserve"> PAGEREF _Toc197744491 \h </w:instrText>
        </w:r>
        <w:r>
          <w:rPr>
            <w:noProof/>
            <w:webHidden/>
          </w:rPr>
        </w:r>
        <w:r>
          <w:rPr>
            <w:noProof/>
            <w:webHidden/>
          </w:rPr>
          <w:fldChar w:fldCharType="separate"/>
        </w:r>
        <w:r>
          <w:rPr>
            <w:noProof/>
            <w:webHidden/>
          </w:rPr>
          <w:t>19</w:t>
        </w:r>
        <w:r>
          <w:rPr>
            <w:noProof/>
            <w:webHidden/>
          </w:rPr>
          <w:fldChar w:fldCharType="end"/>
        </w:r>
      </w:hyperlink>
    </w:p>
    <w:p w14:paraId="4D223C99" w14:textId="5F1F5BDA" w:rsidR="00813E70" w:rsidRPr="00C01057" w:rsidRDefault="00D27C2C" w:rsidP="00813E70">
      <w:pPr>
        <w:spacing w:after="0"/>
        <w:rPr>
          <w:rStyle w:val="Heading1Char"/>
          <w:sz w:val="16"/>
          <w:szCs w:val="16"/>
        </w:rPr>
      </w:pPr>
      <w:r>
        <w:rPr>
          <w:rStyle w:val="Heading1Char"/>
          <w:sz w:val="16"/>
          <w:szCs w:val="16"/>
        </w:rPr>
        <w:fldChar w:fldCharType="end"/>
      </w:r>
    </w:p>
    <w:p w14:paraId="357B9392" w14:textId="77777777" w:rsidR="00813E70" w:rsidRPr="00C01057" w:rsidRDefault="00813E70" w:rsidP="00813E70">
      <w:pPr>
        <w:pStyle w:val="Heading1"/>
        <w:rPr>
          <w:rStyle w:val="Heading1Char"/>
        </w:rPr>
        <w:sectPr w:rsidR="00813E70" w:rsidRPr="00C01057" w:rsidSect="00813E70">
          <w:footerReference w:type="even" r:id="rId9"/>
          <w:footerReference w:type="default" r:id="rId10"/>
          <w:footerReference w:type="first" r:id="rId11"/>
          <w:pgSz w:w="12240" w:h="15840"/>
          <w:pgMar w:top="1440" w:right="1440" w:bottom="1440" w:left="1440" w:header="720" w:footer="720" w:gutter="0"/>
          <w:pgNumType w:start="0"/>
          <w:cols w:space="720"/>
          <w:titlePg/>
          <w:docGrid w:linePitch="360"/>
        </w:sectPr>
      </w:pPr>
    </w:p>
    <w:p w14:paraId="60D927A5" w14:textId="77777777" w:rsidR="00813E70" w:rsidRPr="00C01057" w:rsidRDefault="00813E70" w:rsidP="00813E70">
      <w:pPr>
        <w:pStyle w:val="Heading1"/>
      </w:pPr>
      <w:bookmarkStart w:id="1" w:name="_Toc197744493"/>
      <w:r w:rsidRPr="00C01057">
        <w:rPr>
          <w:rStyle w:val="Heading1Char"/>
        </w:rPr>
        <w:t>I</w:t>
      </w:r>
      <w:r w:rsidRPr="00C01057">
        <w:t>ntroduction</w:t>
      </w:r>
      <w:bookmarkEnd w:id="1"/>
    </w:p>
    <w:p w14:paraId="357F3F5B" w14:textId="2B9A270D" w:rsidR="0008282D" w:rsidRPr="00C01057" w:rsidRDefault="0008282D" w:rsidP="0008282D">
      <w:r w:rsidRPr="00C01057">
        <w:rPr>
          <w:b/>
          <w:bCs/>
        </w:rPr>
        <w:t xml:space="preserve">The Subnational Data Visualization Tool is designed to </w:t>
      </w:r>
      <w:r w:rsidR="006D2E1B">
        <w:rPr>
          <w:b/>
          <w:bCs/>
        </w:rPr>
        <w:t>support</w:t>
      </w:r>
      <w:r w:rsidRPr="00C01057">
        <w:rPr>
          <w:b/>
          <w:bCs/>
        </w:rPr>
        <w:t xml:space="preserve"> </w:t>
      </w:r>
      <w:r w:rsidR="00E43F67">
        <w:rPr>
          <w:b/>
          <w:bCs/>
        </w:rPr>
        <w:t xml:space="preserve">a </w:t>
      </w:r>
      <w:r w:rsidRPr="00C01057">
        <w:rPr>
          <w:b/>
          <w:bCs/>
        </w:rPr>
        <w:t>comprehensive analysis of public finance statistics at the subnational level.</w:t>
      </w:r>
      <w:r w:rsidRPr="00C01057">
        <w:t xml:space="preserve"> </w:t>
      </w:r>
      <w:r w:rsidR="00872A31" w:rsidRPr="00F76323">
        <w:t>The "</w:t>
      </w:r>
      <w:r w:rsidR="00872A31" w:rsidRPr="00C01057">
        <w:t>Subnational Data Visualization Tool" is an Excel-based</w:t>
      </w:r>
      <w:r w:rsidR="00C06BFE" w:rsidRPr="00C01057">
        <w:rPr>
          <w:rStyle w:val="FootnoteReference"/>
        </w:rPr>
        <w:footnoteReference w:id="2"/>
      </w:r>
      <w:r w:rsidR="00872A31" w:rsidRPr="00C01057">
        <w:t xml:space="preserve"> tool crafted to evaluate the </w:t>
      </w:r>
      <w:r w:rsidR="00D67828" w:rsidRPr="00C01057">
        <w:t xml:space="preserve">fiscal </w:t>
      </w:r>
      <w:r w:rsidR="00872A31" w:rsidRPr="00C01057">
        <w:t xml:space="preserve">performance </w:t>
      </w:r>
      <w:r w:rsidR="00D67828" w:rsidRPr="00C01057">
        <w:t xml:space="preserve">of a state of interest </w:t>
      </w:r>
      <w:r w:rsidR="006C3737">
        <w:t>compared to</w:t>
      </w:r>
      <w:r w:rsidR="00D67828" w:rsidRPr="00C01057">
        <w:t xml:space="preserve"> up to three </w:t>
      </w:r>
      <w:r w:rsidR="0087153D" w:rsidRPr="00C01057">
        <w:t>comparison groups</w:t>
      </w:r>
      <w:r w:rsidR="00D67828" w:rsidRPr="00C01057">
        <w:t xml:space="preserve"> </w:t>
      </w:r>
      <w:r w:rsidR="008A14F1" w:rsidRPr="00C01057">
        <w:t>and calculate the fiscal health and sustainability ind</w:t>
      </w:r>
      <w:r w:rsidR="00972991">
        <w:t>ex</w:t>
      </w:r>
      <w:r w:rsidR="008A14F1" w:rsidRPr="00C01057">
        <w:t xml:space="preserve">es across all states. </w:t>
      </w:r>
      <w:r w:rsidRPr="00C01057">
        <w:t xml:space="preserve">It leverages data from subnational databases and estimations carried out by the World Bank team. The tool aims to complement </w:t>
      </w:r>
      <w:r w:rsidR="006C3737" w:rsidRPr="00C01057">
        <w:t>specialists</w:t>
      </w:r>
      <w:r w:rsidR="006C3737">
        <w:t>’</w:t>
      </w:r>
      <w:r w:rsidR="006C3737" w:rsidRPr="00C01057">
        <w:t xml:space="preserve"> </w:t>
      </w:r>
      <w:r w:rsidRPr="00C01057">
        <w:t>judgment, knowledge, and expertise by offering insights into fiscal trends and performance across various states.</w:t>
      </w:r>
      <w:r w:rsidR="00802B25" w:rsidRPr="00C01057">
        <w:t xml:space="preserve"> </w:t>
      </w:r>
    </w:p>
    <w:p w14:paraId="3F437307" w14:textId="0E06C9CE" w:rsidR="003F7BB6" w:rsidRDefault="0008282D" w:rsidP="008A14F1">
      <w:r w:rsidRPr="00C01057">
        <w:rPr>
          <w:b/>
          <w:bCs/>
        </w:rPr>
        <w:t>This manual aims to guide users through the functionalities of the Subnational Data Visualization Tool</w:t>
      </w:r>
      <w:r w:rsidRPr="002F13D1">
        <w:rPr>
          <w:b/>
          <w:bCs/>
        </w:rPr>
        <w:t>, ensuring they can effectively utilize its features for fiscal analysis.</w:t>
      </w:r>
      <w:r w:rsidRPr="00C01057">
        <w:t xml:space="preserve"> </w:t>
      </w:r>
      <w:r w:rsidR="007830B4">
        <w:t>The first section</w:t>
      </w:r>
      <w:r w:rsidR="007830B4" w:rsidRPr="00C01057">
        <w:t xml:space="preserve"> </w:t>
      </w:r>
      <w:r w:rsidRPr="00C01057">
        <w:t>provides step-by-step instructions on navigating the tool</w:t>
      </w:r>
      <w:r w:rsidR="00F84D26" w:rsidRPr="00C01057">
        <w:t xml:space="preserve">. </w:t>
      </w:r>
      <w:r w:rsidR="007830B4">
        <w:t xml:space="preserve">The second section </w:t>
      </w:r>
      <w:r w:rsidR="00F84D26" w:rsidRPr="00C01057">
        <w:t>describe</w:t>
      </w:r>
      <w:r w:rsidR="00C01057" w:rsidRPr="00C01057">
        <w:t>s</w:t>
      </w:r>
      <w:r w:rsidR="00F84D26" w:rsidRPr="00C01057">
        <w:t xml:space="preserve"> </w:t>
      </w:r>
      <w:r w:rsidR="00C01057">
        <w:t>how to carr</w:t>
      </w:r>
      <w:r w:rsidR="00C34354">
        <w:t>y out the benchmarking analysis</w:t>
      </w:r>
      <w:r w:rsidR="005B0273">
        <w:t xml:space="preserve"> for a state of interest</w:t>
      </w:r>
      <w:r w:rsidR="007830B4">
        <w:t xml:space="preserve">. The third section </w:t>
      </w:r>
      <w:r w:rsidR="003825FB">
        <w:t xml:space="preserve">describes how to analyze the </w:t>
      </w:r>
      <w:r w:rsidR="003825FB" w:rsidRPr="00C01057">
        <w:t>fiscal health and sustainability ind</w:t>
      </w:r>
      <w:r w:rsidR="007A1D32">
        <w:t>e</w:t>
      </w:r>
      <w:r w:rsidR="00972991">
        <w:t>x</w:t>
      </w:r>
      <w:r w:rsidR="003825FB" w:rsidRPr="00C01057">
        <w:t>es</w:t>
      </w:r>
      <w:r w:rsidR="00B2197A">
        <w:t>.</w:t>
      </w:r>
      <w:r w:rsidR="00E066D8">
        <w:t xml:space="preserve"> Finally, the four</w:t>
      </w:r>
      <w:r w:rsidR="00DF25A0">
        <w:t>th</w:t>
      </w:r>
      <w:r w:rsidR="00E066D8">
        <w:t xml:space="preserve"> </w:t>
      </w:r>
      <w:r w:rsidR="00DF25A0">
        <w:t xml:space="preserve">section </w:t>
      </w:r>
      <w:r w:rsidR="00E066D8">
        <w:t xml:space="preserve">will </w:t>
      </w:r>
      <w:r w:rsidR="00D57F8F" w:rsidRPr="00D57F8F">
        <w:t xml:space="preserve">explain </w:t>
      </w:r>
      <w:r w:rsidR="00E066D8">
        <w:t xml:space="preserve">how to use the analysis sheet to evaluate </w:t>
      </w:r>
      <w:r w:rsidR="00B11489">
        <w:t xml:space="preserve">any </w:t>
      </w:r>
      <w:r w:rsidR="00DF25A0">
        <w:t>variables in</w:t>
      </w:r>
      <w:r w:rsidR="00E066D8">
        <w:t xml:space="preserve"> the </w:t>
      </w:r>
      <w:r w:rsidR="00B11489">
        <w:t>tool using alternative</w:t>
      </w:r>
      <w:r w:rsidR="00E066D8">
        <w:t xml:space="preserve"> vi</w:t>
      </w:r>
      <w:r w:rsidR="00B11489">
        <w:t>s</w:t>
      </w:r>
      <w:r w:rsidR="00E066D8">
        <w:t>ualizations.</w:t>
      </w:r>
    </w:p>
    <w:p w14:paraId="7F0EF950" w14:textId="32496CBE" w:rsidR="006229E5" w:rsidRPr="00C01057" w:rsidRDefault="00B573B5" w:rsidP="006229E5">
      <w:pPr>
        <w:pStyle w:val="Heading1"/>
      </w:pPr>
      <w:bookmarkStart w:id="2" w:name="_Toc197744494"/>
      <w:r>
        <w:t>Using the tool</w:t>
      </w:r>
      <w:bookmarkEnd w:id="2"/>
    </w:p>
    <w:p w14:paraId="673DFFFD" w14:textId="404B2B04" w:rsidR="009E2A2D" w:rsidRPr="00FA687A" w:rsidRDefault="00FA687A" w:rsidP="00A30ECB">
      <w:pPr>
        <w:pStyle w:val="Heading2"/>
      </w:pPr>
      <w:bookmarkStart w:id="3" w:name="_Toc197744495"/>
      <w:r>
        <w:t>Getting and opening the tool</w:t>
      </w:r>
      <w:bookmarkEnd w:id="3"/>
    </w:p>
    <w:p w14:paraId="7426CE47" w14:textId="5D697198" w:rsidR="005B40E4" w:rsidRDefault="006229E5" w:rsidP="00813E70">
      <w:r w:rsidRPr="00C01057">
        <w:rPr>
          <w:b/>
          <w:bCs/>
        </w:rPr>
        <w:t>Download the tool, open</w:t>
      </w:r>
      <w:r w:rsidR="002D6363">
        <w:rPr>
          <w:b/>
          <w:bCs/>
        </w:rPr>
        <w:t xml:space="preserve"> it</w:t>
      </w:r>
      <w:r w:rsidRPr="00C01057">
        <w:rPr>
          <w:b/>
          <w:bCs/>
        </w:rPr>
        <w:t xml:space="preserve"> in Excel</w:t>
      </w:r>
      <w:r w:rsidR="00577EEA">
        <w:rPr>
          <w:b/>
          <w:bCs/>
        </w:rPr>
        <w:t>’s</w:t>
      </w:r>
      <w:r w:rsidR="006443A3">
        <w:rPr>
          <w:rStyle w:val="FootnoteReference"/>
          <w:b/>
          <w:bCs/>
        </w:rPr>
        <w:footnoteReference w:id="3"/>
      </w:r>
      <w:r w:rsidR="00577EEA">
        <w:rPr>
          <w:b/>
          <w:bCs/>
        </w:rPr>
        <w:t xml:space="preserve"> desktop application</w:t>
      </w:r>
      <w:r w:rsidRPr="00C01057">
        <w:rPr>
          <w:b/>
          <w:bCs/>
        </w:rPr>
        <w:t xml:space="preserve">, and enable macros. </w:t>
      </w:r>
      <w:r w:rsidRPr="00C01057">
        <w:t xml:space="preserve">To use the </w:t>
      </w:r>
      <w:r w:rsidR="00CF490B">
        <w:t>t</w:t>
      </w:r>
      <w:r w:rsidRPr="00C01057">
        <w:t xml:space="preserve">ool, </w:t>
      </w:r>
      <w:r w:rsidR="00BC07FD">
        <w:t>users</w:t>
      </w:r>
      <w:r w:rsidR="00BC07FD" w:rsidRPr="00C01057">
        <w:t xml:space="preserve"> </w:t>
      </w:r>
      <w:r w:rsidRPr="00C01057">
        <w:t>need</w:t>
      </w:r>
      <w:r w:rsidR="00C32913" w:rsidRPr="00C01057">
        <w:t xml:space="preserve"> to download it </w:t>
      </w:r>
      <w:r w:rsidR="00AD2601">
        <w:t>to</w:t>
      </w:r>
      <w:r w:rsidR="002F1C15">
        <w:t xml:space="preserve"> their preferred location </w:t>
      </w:r>
      <w:r w:rsidR="00E4778D">
        <w:t>o</w:t>
      </w:r>
      <w:r w:rsidR="002F1C15">
        <w:t xml:space="preserve">n their computers </w:t>
      </w:r>
      <w:r w:rsidR="00C32913" w:rsidRPr="00C01057">
        <w:t xml:space="preserve">from </w:t>
      </w:r>
      <w:r w:rsidR="00BC07FD">
        <w:t>the</w:t>
      </w:r>
      <w:r w:rsidR="00206D4D">
        <w:t xml:space="preserve"> India country office web page using the following </w:t>
      </w:r>
      <w:r w:rsidR="00206D4D" w:rsidRPr="00A72735">
        <w:rPr>
          <w:highlight w:val="yellow"/>
        </w:rPr>
        <w:t>link</w:t>
      </w:r>
      <w:r w:rsidR="00F73832">
        <w:t xml:space="preserve">. </w:t>
      </w:r>
      <w:r w:rsidR="005B2BC4" w:rsidRPr="00C01057">
        <w:t>An internet connection is only required for the initial download of the Excel file</w:t>
      </w:r>
      <w:r w:rsidR="005B2BC4">
        <w:t xml:space="preserve"> and </w:t>
      </w:r>
      <w:r w:rsidR="00A2681B">
        <w:t>updating</w:t>
      </w:r>
      <w:r w:rsidR="005B2BC4">
        <w:t xml:space="preserve"> the backend database</w:t>
      </w:r>
      <w:r w:rsidR="005B2BC4" w:rsidRPr="00C01057">
        <w:t>; no internet connection is needed to run the analysis within the tool.</w:t>
      </w:r>
      <w:r w:rsidR="00A2681B">
        <w:t xml:space="preserve"> After </w:t>
      </w:r>
      <w:r w:rsidR="003B0BB1">
        <w:t>saving the</w:t>
      </w:r>
      <w:r w:rsidR="00A2681B">
        <w:t xml:space="preserve"> tool</w:t>
      </w:r>
      <w:r w:rsidR="003B0BB1">
        <w:t xml:space="preserve"> </w:t>
      </w:r>
      <w:r w:rsidR="00E4778D">
        <w:t>o</w:t>
      </w:r>
      <w:r w:rsidR="003B0BB1">
        <w:t>n their computers</w:t>
      </w:r>
      <w:r w:rsidR="00A2681B">
        <w:t>,</w:t>
      </w:r>
      <w:r w:rsidR="003B0BB1">
        <w:t xml:space="preserve"> </w:t>
      </w:r>
      <w:r w:rsidR="00F73832">
        <w:t>user</w:t>
      </w:r>
      <w:r w:rsidR="002A22A1">
        <w:t>s</w:t>
      </w:r>
      <w:r w:rsidR="00F73832">
        <w:t xml:space="preserve"> need </w:t>
      </w:r>
      <w:r w:rsidR="0059254E">
        <w:t>to open</w:t>
      </w:r>
      <w:r w:rsidR="002A22A1">
        <w:t xml:space="preserve"> the file and accept </w:t>
      </w:r>
      <w:r w:rsidR="008960DD">
        <w:t>macros</w:t>
      </w:r>
      <w:r w:rsidR="005B40E4">
        <w:t xml:space="preserve"> that </w:t>
      </w:r>
      <w:r w:rsidR="0078216C">
        <w:t xml:space="preserve">allow </w:t>
      </w:r>
      <w:r w:rsidR="002F1C15">
        <w:t>E</w:t>
      </w:r>
      <w:r w:rsidR="0078216C">
        <w:t xml:space="preserve">xcel to manage a relatively large </w:t>
      </w:r>
      <w:r w:rsidR="009C3F36">
        <w:t>number</w:t>
      </w:r>
      <w:r w:rsidR="0078216C">
        <w:t xml:space="preserve"> of calculations, </w:t>
      </w:r>
      <w:r w:rsidR="00235BDD">
        <w:t>enable some tools to</w:t>
      </w:r>
      <w:r w:rsidR="00D368C0">
        <w:t xml:space="preserve"> facilitate</w:t>
      </w:r>
      <w:r w:rsidR="00235BDD">
        <w:t xml:space="preserve"> navigation</w:t>
      </w:r>
      <w:r w:rsidR="00D368C0">
        <w:t>, and allow</w:t>
      </w:r>
      <w:r w:rsidR="00235BDD">
        <w:t xml:space="preserve"> a faster update of the back</w:t>
      </w:r>
      <w:r w:rsidR="0033404E">
        <w:t xml:space="preserve">end data, among other </w:t>
      </w:r>
      <w:r w:rsidR="009C3F36">
        <w:t>things</w:t>
      </w:r>
      <w:r w:rsidR="0033404E">
        <w:t xml:space="preserve">. </w:t>
      </w:r>
      <w:r w:rsidR="009C3F36" w:rsidRPr="009C3F36">
        <w:t>If a security warning with the message "</w:t>
      </w:r>
      <w:r w:rsidR="00C8285F">
        <w:t>S</w:t>
      </w:r>
      <w:r w:rsidR="009C3F36" w:rsidRPr="009C3F36">
        <w:t>ome active content has been disabled"</w:t>
      </w:r>
      <w:r w:rsidR="00D368C0">
        <w:t xml:space="preserve"> </w:t>
      </w:r>
      <w:r w:rsidR="00D368C0" w:rsidRPr="009C3F36">
        <w:t>appears</w:t>
      </w:r>
      <w:r w:rsidR="00D368C0">
        <w:t>,</w:t>
      </w:r>
      <w:r w:rsidR="009C3F36" w:rsidRPr="009C3F36">
        <w:t xml:space="preserve"> press the "Enable Content" button</w:t>
      </w:r>
      <w:r w:rsidR="00EF2C93">
        <w:t xml:space="preserve"> (</w:t>
      </w:r>
      <w:r w:rsidR="00EF2C93">
        <w:fldChar w:fldCharType="begin"/>
      </w:r>
      <w:r w:rsidR="00EF2C93">
        <w:instrText xml:space="preserve"> REF _Ref197328662 \h </w:instrText>
      </w:r>
      <w:r w:rsidR="00EF2C93">
        <w:fldChar w:fldCharType="separate"/>
      </w:r>
      <w:r w:rsidR="00AF069E">
        <w:t xml:space="preserve">Figure </w:t>
      </w:r>
      <w:r w:rsidR="00AF069E">
        <w:rPr>
          <w:noProof/>
        </w:rPr>
        <w:t>1</w:t>
      </w:r>
      <w:r w:rsidR="00EF2C93">
        <w:fldChar w:fldCharType="end"/>
      </w:r>
      <w:r w:rsidR="00EF2C93">
        <w:t>)</w:t>
      </w:r>
      <w:r w:rsidR="009C3F36" w:rsidRPr="009C3F36">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A15E9B" w14:paraId="152DBC3B" w14:textId="77777777" w:rsidTr="00A15E9B">
        <w:tc>
          <w:tcPr>
            <w:tcW w:w="9350" w:type="dxa"/>
          </w:tcPr>
          <w:p w14:paraId="700BF11C" w14:textId="3F8B8702" w:rsidR="00A15E9B" w:rsidRPr="00A15E9B" w:rsidRDefault="001D053D" w:rsidP="001D053D">
            <w:pPr>
              <w:pStyle w:val="Caption"/>
              <w:keepNext/>
              <w:rPr>
                <w:bCs/>
              </w:rPr>
            </w:pPr>
            <w:bookmarkStart w:id="4" w:name="_Ref197328662"/>
            <w:bookmarkStart w:id="5" w:name="_Toc197744475"/>
            <w:r>
              <w:t xml:space="preserve">Figure </w:t>
            </w:r>
            <w:r>
              <w:fldChar w:fldCharType="begin"/>
            </w:r>
            <w:r>
              <w:instrText xml:space="preserve"> SEQ Figure \* ARABIC </w:instrText>
            </w:r>
            <w:r>
              <w:fldChar w:fldCharType="separate"/>
            </w:r>
            <w:r w:rsidR="00AF069E">
              <w:rPr>
                <w:noProof/>
              </w:rPr>
              <w:t>1</w:t>
            </w:r>
            <w:r>
              <w:fldChar w:fldCharType="end"/>
            </w:r>
            <w:bookmarkEnd w:id="4"/>
            <w:r>
              <w:t xml:space="preserve">. </w:t>
            </w:r>
            <w:r w:rsidR="00A15E9B">
              <w:rPr>
                <w:bCs/>
              </w:rPr>
              <w:t>How to enable macros</w:t>
            </w:r>
            <w:bookmarkEnd w:id="5"/>
          </w:p>
        </w:tc>
      </w:tr>
      <w:tr w:rsidR="00A15E9B" w14:paraId="4E1F2FB6" w14:textId="77777777" w:rsidTr="00A15E9B">
        <w:tc>
          <w:tcPr>
            <w:tcW w:w="9350" w:type="dxa"/>
          </w:tcPr>
          <w:p w14:paraId="169ADD0E" w14:textId="2F8E8299" w:rsidR="00A15E9B" w:rsidRDefault="00A15E9B" w:rsidP="00A15E9B">
            <w:pPr>
              <w:pStyle w:val="Figures"/>
            </w:pPr>
            <w:r>
              <w:rPr>
                <w:noProof/>
              </w:rPr>
              <mc:AlternateContent>
                <mc:Choice Requires="wps">
                  <w:drawing>
                    <wp:anchor distT="0" distB="0" distL="114300" distR="114300" simplePos="0" relativeHeight="251658243" behindDoc="0" locked="0" layoutInCell="1" allowOverlap="1" wp14:anchorId="588C082C" wp14:editId="395AE396">
                      <wp:simplePos x="0" y="0"/>
                      <wp:positionH relativeFrom="column">
                        <wp:posOffset>2054225</wp:posOffset>
                      </wp:positionH>
                      <wp:positionV relativeFrom="paragraph">
                        <wp:posOffset>671195</wp:posOffset>
                      </wp:positionV>
                      <wp:extent cx="556260" cy="144780"/>
                      <wp:effectExtent l="0" t="0" r="15240" b="26670"/>
                      <wp:wrapNone/>
                      <wp:docPr id="1806679211" name="Rectangle 1"/>
                      <wp:cNvGraphicFramePr/>
                      <a:graphic xmlns:a="http://schemas.openxmlformats.org/drawingml/2006/main">
                        <a:graphicData uri="http://schemas.microsoft.com/office/word/2010/wordprocessingShape">
                          <wps:wsp>
                            <wps:cNvSpPr/>
                            <wps:spPr>
                              <a:xfrm>
                                <a:off x="0" y="0"/>
                                <a:ext cx="556260" cy="14478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16="http://schemas.microsoft.com/office/drawing/2014/main" xmlns:a="http://schemas.openxmlformats.org/drawingml/2006/main">
                  <w:pict>
                    <v:rect id="Rectangle 1" style="position:absolute;margin-left:161.75pt;margin-top:52.85pt;width:43.8pt;height:11.4pt;z-index:251658243;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red" strokeweight="1pt" w14:anchorId="6F3439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"/>
                  </w:pict>
                </mc:Fallback>
              </mc:AlternateContent>
            </w:r>
            <w:r w:rsidRPr="00AB4EE4">
              <w:rPr>
                <w:noProof/>
              </w:rPr>
              <w:drawing>
                <wp:inline distT="0" distB="0" distL="0" distR="0" wp14:anchorId="099CCA03" wp14:editId="4E13761B">
                  <wp:extent cx="5943600" cy="838835"/>
                  <wp:effectExtent l="0" t="0" r="0" b="3810"/>
                  <wp:docPr id="2039667297" name="Content Placeholder 4" descr="A screenshot of a computer&#10;&#10;Description automatically generated">
                    <a:extLst xmlns:a="http://schemas.openxmlformats.org/drawingml/2006/main">
                      <a:ext uri="{FF2B5EF4-FFF2-40B4-BE49-F238E27FC236}">
                        <a16:creationId xmlns:a16="http://schemas.microsoft.com/office/drawing/2014/main" id="{5C9D6557-A3A2-4721-3DBF-E995DB26B2F7}"/>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9" name="Content Placeholder 4" descr="A screenshot of a computer&#10;&#10;Description automatically generated">
                            <a:extLst>
                              <a:ext uri="{FF2B5EF4-FFF2-40B4-BE49-F238E27FC236}">
                                <a16:creationId xmlns:a16="http://schemas.microsoft.com/office/drawing/2014/main" id="{5C9D6557-A3A2-4721-3DBF-E995DB26B2F7}"/>
                              </a:ext>
                            </a:extLst>
                          </pic:cNvPr>
                          <pic:cNvPicPr>
                            <a:picLocks noGrp="1" noChangeAspect="1"/>
                          </pic:cNvPicPr>
                        </pic:nvPicPr>
                        <pic:blipFill rotWithShape="1">
                          <a:blip r:embed="rId12">
                            <a:extLst>
                              <a:ext uri="{28A0092B-C50C-407E-A947-70E740481C1C}">
                                <a14:useLocalDpi xmlns:a14="http://schemas.microsoft.com/office/drawing/2010/main" val="0"/>
                              </a:ext>
                            </a:extLst>
                          </a:blip>
                          <a:srcRect b="73024"/>
                          <a:stretch/>
                        </pic:blipFill>
                        <pic:spPr>
                          <a:xfrm>
                            <a:off x="0" y="0"/>
                            <a:ext cx="5943600" cy="838835"/>
                          </a:xfrm>
                          <a:prstGeom prst="rect">
                            <a:avLst/>
                          </a:prstGeom>
                        </pic:spPr>
                      </pic:pic>
                    </a:graphicData>
                  </a:graphic>
                </wp:inline>
              </w:drawing>
            </w:r>
          </w:p>
        </w:tc>
      </w:tr>
    </w:tbl>
    <w:p w14:paraId="58B33360" w14:textId="0FB8AD5B" w:rsidR="003D44EC" w:rsidRDefault="005762FB" w:rsidP="003D44EC">
      <w:r w:rsidRPr="005762FB">
        <w:t>If a message asking, “Do you want to make this file a Trusted Document?” pops u</w:t>
      </w:r>
      <w:r>
        <w:t>p</w:t>
      </w:r>
      <w:r w:rsidRPr="005762FB">
        <w:t xml:space="preserve"> </w:t>
      </w:r>
      <w:r w:rsidR="001F1701">
        <w:t>(</w:t>
      </w:r>
      <w:r w:rsidR="001F1701">
        <w:fldChar w:fldCharType="begin"/>
      </w:r>
      <w:r w:rsidR="001F1701">
        <w:instrText xml:space="preserve"> REF _Ref197328914 \h </w:instrText>
      </w:r>
      <w:r w:rsidR="001F1701">
        <w:fldChar w:fldCharType="separate"/>
      </w:r>
      <w:r w:rsidR="00AF069E">
        <w:t xml:space="preserve">Figure </w:t>
      </w:r>
      <w:r w:rsidR="00AF069E">
        <w:rPr>
          <w:noProof/>
        </w:rPr>
        <w:t>2</w:t>
      </w:r>
      <w:r w:rsidR="001F1701">
        <w:fldChar w:fldCharType="end"/>
      </w:r>
      <w:r w:rsidR="001F1701">
        <w:t>)</w:t>
      </w:r>
      <w:r w:rsidR="000961E4" w:rsidRPr="000961E4">
        <w:t>, click the “Yes” [1] button to make the file a trusted document so Excel can enable macros. If a privacy level window pops up, mark the check box [2] to ignore the privacy level and click on the “Save” [3] button to allow the tool to connect to the server to update the backend information.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97"/>
        <w:gridCol w:w="4463"/>
      </w:tblGrid>
      <w:tr w:rsidR="002412DD" w14:paraId="059C0AB6" w14:textId="77777777" w:rsidTr="00834F51">
        <w:tc>
          <w:tcPr>
            <w:tcW w:w="9360" w:type="dxa"/>
            <w:gridSpan w:val="2"/>
          </w:tcPr>
          <w:p w14:paraId="1BC23C9D" w14:textId="64C01C1B" w:rsidR="002412DD" w:rsidRPr="00A15E9B" w:rsidRDefault="002412DD" w:rsidP="00F633DF">
            <w:pPr>
              <w:pStyle w:val="Caption"/>
              <w:keepNext/>
              <w:rPr>
                <w:bCs/>
              </w:rPr>
            </w:pPr>
            <w:bookmarkStart w:id="6" w:name="_Ref197328914"/>
            <w:bookmarkStart w:id="7" w:name="_Toc197744476"/>
            <w:r>
              <w:t xml:space="preserve">Figure </w:t>
            </w:r>
            <w:r>
              <w:fldChar w:fldCharType="begin"/>
            </w:r>
            <w:r>
              <w:instrText xml:space="preserve"> SEQ Figure \* ARABIC </w:instrText>
            </w:r>
            <w:r>
              <w:fldChar w:fldCharType="separate"/>
            </w:r>
            <w:r w:rsidR="00AF069E">
              <w:rPr>
                <w:noProof/>
              </w:rPr>
              <w:t>2</w:t>
            </w:r>
            <w:r>
              <w:fldChar w:fldCharType="end"/>
            </w:r>
            <w:bookmarkEnd w:id="6"/>
            <w:r>
              <w:t xml:space="preserve">. </w:t>
            </w:r>
            <w:r w:rsidRPr="002412DD">
              <w:rPr>
                <w:bCs/>
              </w:rPr>
              <w:t>Messages that could pop up when the file is open</w:t>
            </w:r>
            <w:bookmarkEnd w:id="7"/>
          </w:p>
        </w:tc>
      </w:tr>
      <w:tr w:rsidR="002412DD" w14:paraId="78488A9A" w14:textId="77777777" w:rsidTr="00834F51">
        <w:trPr>
          <w:trHeight w:val="96"/>
        </w:trPr>
        <w:tc>
          <w:tcPr>
            <w:tcW w:w="4897" w:type="dxa"/>
          </w:tcPr>
          <w:p w14:paraId="2DC85C92" w14:textId="0D99F07B" w:rsidR="002412DD" w:rsidRDefault="002F2688" w:rsidP="00F633DF">
            <w:pPr>
              <w:pStyle w:val="Figures"/>
            </w:pPr>
            <w:r>
              <w:t>Make the file a trusted document</w:t>
            </w:r>
          </w:p>
        </w:tc>
        <w:tc>
          <w:tcPr>
            <w:tcW w:w="4463" w:type="dxa"/>
          </w:tcPr>
          <w:p w14:paraId="4E539A05" w14:textId="4F93B9FE" w:rsidR="002412DD" w:rsidRDefault="002F2688" w:rsidP="00F633DF">
            <w:pPr>
              <w:pStyle w:val="Figures"/>
            </w:pPr>
            <w:r>
              <w:t xml:space="preserve">Ignore private level </w:t>
            </w:r>
            <w:r w:rsidR="0016134A">
              <w:t>so the</w:t>
            </w:r>
            <w:r>
              <w:t xml:space="preserve"> tool </w:t>
            </w:r>
            <w:r w:rsidR="0016134A">
              <w:t>can connect to server</w:t>
            </w:r>
          </w:p>
        </w:tc>
      </w:tr>
      <w:tr w:rsidR="002412DD" w14:paraId="143FA0AB" w14:textId="77777777" w:rsidTr="00834F51">
        <w:trPr>
          <w:trHeight w:val="96"/>
        </w:trPr>
        <w:tc>
          <w:tcPr>
            <w:tcW w:w="4897" w:type="dxa"/>
          </w:tcPr>
          <w:p w14:paraId="35E77AC2" w14:textId="4B66DDC1" w:rsidR="002412DD" w:rsidRDefault="00834F51" w:rsidP="00F633DF">
            <w:pPr>
              <w:pStyle w:val="Figures"/>
            </w:pPr>
            <w:r>
              <w:rPr>
                <w:noProof/>
              </w:rPr>
              <mc:AlternateContent>
                <mc:Choice Requires="wps">
                  <w:drawing>
                    <wp:anchor distT="0" distB="0" distL="114300" distR="114300" simplePos="0" relativeHeight="251658248" behindDoc="0" locked="0" layoutInCell="1" allowOverlap="1" wp14:anchorId="4507B733" wp14:editId="373A5946">
                      <wp:simplePos x="0" y="0"/>
                      <wp:positionH relativeFrom="column">
                        <wp:posOffset>1638300</wp:posOffset>
                      </wp:positionH>
                      <wp:positionV relativeFrom="paragraph">
                        <wp:posOffset>927735</wp:posOffset>
                      </wp:positionV>
                      <wp:extent cx="182880" cy="182880"/>
                      <wp:effectExtent l="0" t="0" r="7620" b="7620"/>
                      <wp:wrapNone/>
                      <wp:docPr id="1576144909" name="Oval 1"/>
                      <wp:cNvGraphicFramePr/>
                      <a:graphic xmlns:a="http://schemas.openxmlformats.org/drawingml/2006/main">
                        <a:graphicData uri="http://schemas.microsoft.com/office/word/2010/wordprocessingShape">
                          <wps:wsp>
                            <wps:cNvSpPr/>
                            <wps:spPr>
                              <a:xfrm>
                                <a:off x="0" y="0"/>
                                <a:ext cx="182880" cy="182880"/>
                              </a:xfrm>
                              <a:prstGeom prst="ellipse">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7F274F7" w14:textId="7C5C10CD" w:rsidR="003C11F7" w:rsidRPr="003C11F7" w:rsidRDefault="003C11F7" w:rsidP="00834F51">
                                  <w:pPr>
                                    <w:spacing w:before="0" w:after="0"/>
                                    <w:jc w:val="center"/>
                                    <w:rPr>
                                      <w:sz w:val="16"/>
                                      <w:szCs w:val="16"/>
                                    </w:rPr>
                                  </w:pPr>
                                  <w:r>
                                    <w:rPr>
                                      <w:sz w:val="16"/>
                                      <w:szCs w:val="16"/>
                                    </w:rPr>
                                    <w:t>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w:pict>
                    <v:oval id="Oval 1" style="position:absolute;left:0;text-align:left;margin-left:129pt;margin-top:73.05pt;width:14.4pt;height:14.4pt;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57" fillcolor="red" stroked="f" strokeweight="1pt" w14:anchorId="4507B7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">
                      <v:stroke joinstyle="miter"/>
                      <v:textbox inset="0,0,0,0">
                        <w:txbxContent>
                          <w:p w:rsidRPr="003C11F7" w:rsidR="003C11F7" w:rsidP="00834F51" w:rsidRDefault="003C11F7" w14:paraId="17F274F7" w14:textId="7C5C10CD">
                            <w:pPr>
                              <w:spacing w:before="0" w:after="0"/>
                              <w:jc w:val="center"/>
                              <w:rPr>
                                <w:sz w:val="16"/>
                                <w:szCs w:val="16"/>
                              </w:rPr>
                            </w:pPr>
                            <w:r>
                              <w:rPr>
                                <w:sz w:val="16"/>
                                <w:szCs w:val="16"/>
                              </w:rPr>
                              <w:t>1</w:t>
                            </w:r>
                          </w:p>
                        </w:txbxContent>
                      </v:textbox>
                    </v:oval>
                  </w:pict>
                </mc:Fallback>
              </mc:AlternateContent>
            </w:r>
            <w:r w:rsidR="002412DD">
              <w:rPr>
                <w:noProof/>
              </w:rPr>
              <mc:AlternateContent>
                <mc:Choice Requires="wps">
                  <w:drawing>
                    <wp:anchor distT="0" distB="0" distL="114300" distR="114300" simplePos="0" relativeHeight="251658244" behindDoc="0" locked="0" layoutInCell="1" allowOverlap="1" wp14:anchorId="340AA51D" wp14:editId="457155E7">
                      <wp:simplePos x="0" y="0"/>
                      <wp:positionH relativeFrom="column">
                        <wp:posOffset>1752600</wp:posOffset>
                      </wp:positionH>
                      <wp:positionV relativeFrom="paragraph">
                        <wp:posOffset>1052195</wp:posOffset>
                      </wp:positionV>
                      <wp:extent cx="548640" cy="160020"/>
                      <wp:effectExtent l="0" t="0" r="22860" b="11430"/>
                      <wp:wrapNone/>
                      <wp:docPr id="1590670705" name="Rectangle 1"/>
                      <wp:cNvGraphicFramePr/>
                      <a:graphic xmlns:a="http://schemas.openxmlformats.org/drawingml/2006/main">
                        <a:graphicData uri="http://schemas.microsoft.com/office/word/2010/wordprocessingShape">
                          <wps:wsp>
                            <wps:cNvSpPr/>
                            <wps:spPr>
                              <a:xfrm>
                                <a:off x="0" y="0"/>
                                <a:ext cx="548640" cy="16002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w:pict>
                    <v:rect id="Rectangle 1" style="position:absolute;margin-left:138pt;margin-top:82.85pt;width:43.2pt;height:12.6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red" strokeweight="1pt" w14:anchorId="3B6FDDC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"/>
                  </w:pict>
                </mc:Fallback>
              </mc:AlternateContent>
            </w:r>
            <w:r w:rsidR="002412DD" w:rsidRPr="0074523B">
              <w:rPr>
                <w:noProof/>
              </w:rPr>
              <w:drawing>
                <wp:inline distT="0" distB="0" distL="0" distR="0" wp14:anchorId="42CD6134" wp14:editId="5C16DF68">
                  <wp:extent cx="2972918" cy="1281430"/>
                  <wp:effectExtent l="0" t="0" r="0" b="0"/>
                  <wp:docPr id="1211379269" name="Picture 9" descr="A screenshot of a computer error&#10;&#10;Description automatically generated">
                    <a:extLst xmlns:a="http://schemas.openxmlformats.org/drawingml/2006/main">
                      <a:ext uri="{FF2B5EF4-FFF2-40B4-BE49-F238E27FC236}">
                        <a16:creationId xmlns:a16="http://schemas.microsoft.com/office/drawing/2014/main" id="{641D890D-4F2F-03E8-4DDF-222801DED99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A screenshot of a computer error&#10;&#10;Description automatically generated">
                            <a:extLst>
                              <a:ext uri="{FF2B5EF4-FFF2-40B4-BE49-F238E27FC236}">
                                <a16:creationId xmlns:a16="http://schemas.microsoft.com/office/drawing/2014/main" id="{641D890D-4F2F-03E8-4DDF-222801DED99B}"/>
                              </a:ext>
                            </a:extLst>
                          </pic:cNvPr>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2989089" cy="1288400"/>
                          </a:xfrm>
                          <a:prstGeom prst="rect">
                            <a:avLst/>
                          </a:prstGeom>
                        </pic:spPr>
                      </pic:pic>
                    </a:graphicData>
                  </a:graphic>
                </wp:inline>
              </w:drawing>
            </w:r>
          </w:p>
        </w:tc>
        <w:tc>
          <w:tcPr>
            <w:tcW w:w="4463" w:type="dxa"/>
          </w:tcPr>
          <w:p w14:paraId="011B6D60" w14:textId="63FFAB49" w:rsidR="002412DD" w:rsidRDefault="00834F51" w:rsidP="00F633DF">
            <w:pPr>
              <w:pStyle w:val="Figures"/>
            </w:pPr>
            <w:r>
              <w:rPr>
                <w:noProof/>
              </w:rPr>
              <mc:AlternateContent>
                <mc:Choice Requires="wps">
                  <w:drawing>
                    <wp:anchor distT="0" distB="0" distL="114300" distR="114300" simplePos="0" relativeHeight="251658249" behindDoc="0" locked="0" layoutInCell="1" allowOverlap="1" wp14:anchorId="3E575C50" wp14:editId="59B0A6CD">
                      <wp:simplePos x="0" y="0"/>
                      <wp:positionH relativeFrom="column">
                        <wp:posOffset>-46355</wp:posOffset>
                      </wp:positionH>
                      <wp:positionV relativeFrom="paragraph">
                        <wp:posOffset>396240</wp:posOffset>
                      </wp:positionV>
                      <wp:extent cx="182880" cy="182880"/>
                      <wp:effectExtent l="0" t="0" r="7620" b="7620"/>
                      <wp:wrapNone/>
                      <wp:docPr id="1422141689" name="Oval 1"/>
                      <wp:cNvGraphicFramePr/>
                      <a:graphic xmlns:a="http://schemas.openxmlformats.org/drawingml/2006/main">
                        <a:graphicData uri="http://schemas.microsoft.com/office/word/2010/wordprocessingShape">
                          <wps:wsp>
                            <wps:cNvSpPr/>
                            <wps:spPr>
                              <a:xfrm>
                                <a:off x="0" y="0"/>
                                <a:ext cx="182880" cy="182880"/>
                              </a:xfrm>
                              <a:prstGeom prst="ellipse">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70BC400" w14:textId="3604ECEF" w:rsidR="00834F51" w:rsidRPr="003C11F7" w:rsidRDefault="00834F51" w:rsidP="00834F51">
                                  <w:pPr>
                                    <w:spacing w:before="0" w:after="0"/>
                                    <w:jc w:val="center"/>
                                    <w:rPr>
                                      <w:sz w:val="16"/>
                                      <w:szCs w:val="16"/>
                                    </w:rPr>
                                  </w:pPr>
                                  <w:r>
                                    <w:rPr>
                                      <w:sz w:val="16"/>
                                      <w:szCs w:val="16"/>
                                    </w:rPr>
                                    <w:t>2</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w:pict>
                    <v:oval id="_x0000_s1058" style="position:absolute;left:0;text-align:left;margin-left:-3.65pt;margin-top:31.2pt;width:14.4pt;height:14.4pt;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red" stroked="f" strokeweight="1pt" w14:anchorId="3E575C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">
                      <v:stroke joinstyle="miter"/>
                      <v:textbox inset="0,0,0,0">
                        <w:txbxContent>
                          <w:p w:rsidRPr="003C11F7" w:rsidR="00834F51" w:rsidP="00834F51" w:rsidRDefault="00834F51" w14:paraId="770BC400" w14:textId="3604ECEF">
                            <w:pPr>
                              <w:spacing w:before="0" w:after="0"/>
                              <w:jc w:val="center"/>
                              <w:rPr>
                                <w:sz w:val="16"/>
                                <w:szCs w:val="16"/>
                              </w:rPr>
                            </w:pPr>
                            <w:r>
                              <w:rPr>
                                <w:sz w:val="16"/>
                                <w:szCs w:val="16"/>
                              </w:rPr>
                              <w:t>2</w:t>
                            </w:r>
                          </w:p>
                        </w:txbxContent>
                      </v:textbox>
                    </v:oval>
                  </w:pict>
                </mc:Fallback>
              </mc:AlternateContent>
            </w:r>
            <w:r w:rsidR="003E4D48">
              <w:rPr>
                <w:noProof/>
              </w:rPr>
              <mc:AlternateContent>
                <mc:Choice Requires="wps">
                  <w:drawing>
                    <wp:anchor distT="0" distB="0" distL="114300" distR="114300" simplePos="0" relativeHeight="251658246" behindDoc="0" locked="0" layoutInCell="1" allowOverlap="1" wp14:anchorId="3D823C8A" wp14:editId="1995644C">
                      <wp:simplePos x="0" y="0"/>
                      <wp:positionH relativeFrom="column">
                        <wp:posOffset>1965325</wp:posOffset>
                      </wp:positionH>
                      <wp:positionV relativeFrom="paragraph">
                        <wp:posOffset>1049020</wp:posOffset>
                      </wp:positionV>
                      <wp:extent cx="304800" cy="114300"/>
                      <wp:effectExtent l="0" t="0" r="19050" b="19050"/>
                      <wp:wrapNone/>
                      <wp:docPr id="1094093539" name="Rectangle 1"/>
                      <wp:cNvGraphicFramePr/>
                      <a:graphic xmlns:a="http://schemas.openxmlformats.org/drawingml/2006/main">
                        <a:graphicData uri="http://schemas.microsoft.com/office/word/2010/wordprocessingShape">
                          <wps:wsp>
                            <wps:cNvSpPr/>
                            <wps:spPr>
                              <a:xfrm>
                                <a:off x="0" y="0"/>
                                <a:ext cx="304800" cy="11430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w:pict>
                    <v:rect id="Rectangle 1" style="position:absolute;margin-left:154.75pt;margin-top:82.6pt;width:24pt;height:9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red" strokeweight="1pt" w14:anchorId="3F70EF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"/>
                  </w:pict>
                </mc:Fallback>
              </mc:AlternateContent>
            </w:r>
            <w:r w:rsidR="003E4D48">
              <w:rPr>
                <w:noProof/>
              </w:rPr>
              <mc:AlternateContent>
                <mc:Choice Requires="wps">
                  <w:drawing>
                    <wp:anchor distT="0" distB="0" distL="114300" distR="114300" simplePos="0" relativeHeight="251658245" behindDoc="0" locked="0" layoutInCell="1" allowOverlap="1" wp14:anchorId="4D8E0B6A" wp14:editId="0432A009">
                      <wp:simplePos x="0" y="0"/>
                      <wp:positionH relativeFrom="column">
                        <wp:posOffset>98425</wp:posOffset>
                      </wp:positionH>
                      <wp:positionV relativeFrom="paragraph">
                        <wp:posOffset>523240</wp:posOffset>
                      </wp:positionV>
                      <wp:extent cx="152400" cy="121920"/>
                      <wp:effectExtent l="0" t="0" r="19050" b="11430"/>
                      <wp:wrapNone/>
                      <wp:docPr id="385962377" name="Rectangle 1"/>
                      <wp:cNvGraphicFramePr/>
                      <a:graphic xmlns:a="http://schemas.openxmlformats.org/drawingml/2006/main">
                        <a:graphicData uri="http://schemas.microsoft.com/office/word/2010/wordprocessingShape">
                          <wps:wsp>
                            <wps:cNvSpPr/>
                            <wps:spPr>
                              <a:xfrm>
                                <a:off x="0" y="0"/>
                                <a:ext cx="152400" cy="12192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w:pict>
                    <v:rect id="Rectangle 1" style="position:absolute;margin-left:7.75pt;margin-top:41.2pt;width:12pt;height:9.6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red" strokeweight="1pt" w14:anchorId="0BB9B7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"/>
                  </w:pict>
                </mc:Fallback>
              </mc:AlternateContent>
            </w:r>
            <w:r w:rsidR="003E4D48" w:rsidRPr="003D44EC">
              <w:rPr>
                <w:noProof/>
              </w:rPr>
              <w:drawing>
                <wp:inline distT="0" distB="0" distL="0" distR="0" wp14:anchorId="123AA0E3" wp14:editId="6E3AEFFD">
                  <wp:extent cx="2666952" cy="1287780"/>
                  <wp:effectExtent l="0" t="0" r="635" b="7620"/>
                  <wp:docPr id="461208819" name="Picture 1" descr="A screenshot of a computer error message&#10;&#10;AI-generated content may be incorrect.">
                    <a:extLst xmlns:a="http://schemas.openxmlformats.org/drawingml/2006/main">
                      <a:ext uri="{FF2B5EF4-FFF2-40B4-BE49-F238E27FC236}">
                        <a16:creationId xmlns:a16="http://schemas.microsoft.com/office/drawing/2014/main" id="{6D1E355A-77FD-3C4D-0656-D667F5AB127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208819" name="Picture 1" descr="A screenshot of a computer error message&#10;&#10;AI-generated content may be incorrect.">
                            <a:extLst>
                              <a:ext uri="{FF2B5EF4-FFF2-40B4-BE49-F238E27FC236}">
                                <a16:creationId xmlns:a16="http://schemas.microsoft.com/office/drawing/2014/main" id="{6D1E355A-77FD-3C4D-0656-D667F5AB1273}"/>
                              </a:ext>
                            </a:extLst>
                          </pic:cNvPr>
                          <pic:cNvPicPr>
                            <a:picLocks noChangeAspect="1"/>
                          </pic:cNvPicPr>
                        </pic:nvPicPr>
                        <pic:blipFill>
                          <a:blip r:embed="rId14"/>
                          <a:stretch>
                            <a:fillRect/>
                          </a:stretch>
                        </pic:blipFill>
                        <pic:spPr>
                          <a:xfrm>
                            <a:off x="0" y="0"/>
                            <a:ext cx="2673362" cy="1290875"/>
                          </a:xfrm>
                          <a:prstGeom prst="rect">
                            <a:avLst/>
                          </a:prstGeom>
                        </pic:spPr>
                      </pic:pic>
                    </a:graphicData>
                  </a:graphic>
                </wp:inline>
              </w:drawing>
            </w:r>
          </w:p>
        </w:tc>
      </w:tr>
    </w:tbl>
    <w:p w14:paraId="46ACB314" w14:textId="6FF60ED0" w:rsidR="00C32913" w:rsidRDefault="00224B93" w:rsidP="00813E70">
      <w:r>
        <w:rPr>
          <w:noProof/>
        </w:rPr>
        <mc:AlternateContent>
          <mc:Choice Requires="wps">
            <w:drawing>
              <wp:anchor distT="0" distB="0" distL="114300" distR="114300" simplePos="0" relativeHeight="251658250" behindDoc="0" locked="0" layoutInCell="1" allowOverlap="1" wp14:anchorId="08A5B34D" wp14:editId="64F3343F">
                <wp:simplePos x="0" y="0"/>
                <wp:positionH relativeFrom="column">
                  <wp:posOffset>5387340</wp:posOffset>
                </wp:positionH>
                <wp:positionV relativeFrom="paragraph">
                  <wp:posOffset>-357505</wp:posOffset>
                </wp:positionV>
                <wp:extent cx="182880" cy="182880"/>
                <wp:effectExtent l="0" t="0" r="7620" b="7620"/>
                <wp:wrapNone/>
                <wp:docPr id="976366524" name="Oval 1"/>
                <wp:cNvGraphicFramePr/>
                <a:graphic xmlns:a="http://schemas.openxmlformats.org/drawingml/2006/main">
                  <a:graphicData uri="http://schemas.microsoft.com/office/word/2010/wordprocessingShape">
                    <wps:wsp>
                      <wps:cNvSpPr/>
                      <wps:spPr>
                        <a:xfrm>
                          <a:off x="0" y="0"/>
                          <a:ext cx="182880" cy="182880"/>
                        </a:xfrm>
                        <a:prstGeom prst="ellipse">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6026EFA" w14:textId="296491DF" w:rsidR="00834F51" w:rsidRPr="003C11F7" w:rsidRDefault="00834F51" w:rsidP="00834F51">
                            <w:pPr>
                              <w:spacing w:before="0" w:after="0"/>
                              <w:jc w:val="center"/>
                              <w:rPr>
                                <w:sz w:val="16"/>
                                <w:szCs w:val="16"/>
                              </w:rPr>
                            </w:pPr>
                            <w:r>
                              <w:rPr>
                                <w:sz w:val="16"/>
                                <w:szCs w:val="16"/>
                              </w:rPr>
                              <w:t>3</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w:pict>
              <v:oval id="_x0000_s1059" style="position:absolute;left:0;text-align:left;margin-left:424.2pt;margin-top:-28.15pt;width:14.4pt;height:14.4pt;z-index:2516582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red" stroked="f" strokeweight="1pt" w14:anchorId="08A5B34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">
                <v:stroke joinstyle="miter"/>
                <v:textbox inset="0,0,0,0">
                  <w:txbxContent>
                    <w:p w:rsidRPr="003C11F7" w:rsidR="00834F51" w:rsidP="00834F51" w:rsidRDefault="00834F51" w14:paraId="76026EFA" w14:textId="296491DF">
                      <w:pPr>
                        <w:spacing w:before="0" w:after="0"/>
                        <w:jc w:val="center"/>
                        <w:rPr>
                          <w:sz w:val="16"/>
                          <w:szCs w:val="16"/>
                        </w:rPr>
                      </w:pPr>
                      <w:r>
                        <w:rPr>
                          <w:sz w:val="16"/>
                          <w:szCs w:val="16"/>
                        </w:rPr>
                        <w:t>3</w:t>
                      </w:r>
                    </w:p>
                  </w:txbxContent>
                </v:textbox>
              </v:oval>
            </w:pict>
          </mc:Fallback>
        </mc:AlternateContent>
      </w:r>
      <w:r w:rsidR="00E01049" w:rsidRPr="00E01049">
        <w:t>After this simple step, user</w:t>
      </w:r>
      <w:r w:rsidR="00661B56">
        <w:t>s</w:t>
      </w:r>
      <w:r w:rsidR="00E01049" w:rsidRPr="00E01049">
        <w:t xml:space="preserve"> can open the file and start using the tool. If user</w:t>
      </w:r>
      <w:r w:rsidR="00661B56">
        <w:t>s</w:t>
      </w:r>
      <w:r w:rsidR="00E01049" w:rsidRPr="00E01049">
        <w:t xml:space="preserve"> cannot enable macros after these steps, they could try to reopen it after saving it with another name using </w:t>
      </w:r>
      <w:r w:rsidR="00A72735" w:rsidRPr="00E01049">
        <w:t>Excel or</w:t>
      </w:r>
      <w:r w:rsidR="00E01049" w:rsidRPr="00E01049">
        <w:t xml:space="preserve"> reviewing the “Trust Center” setting in their Excel files</w:t>
      </w:r>
      <w:r w:rsidR="00E01049">
        <w:t>.</w:t>
      </w:r>
    </w:p>
    <w:p w14:paraId="6C2C859C" w14:textId="0CE647B9" w:rsidR="00CD0A5E" w:rsidRDefault="00CD0A5E" w:rsidP="00174BCD">
      <w:pPr>
        <w:pStyle w:val="Heading2"/>
      </w:pPr>
      <w:bookmarkStart w:id="8" w:name="_Toc197744496"/>
      <w:r w:rsidRPr="00C01057">
        <w:t>Navigating the tool</w:t>
      </w:r>
      <w:bookmarkEnd w:id="8"/>
    </w:p>
    <w:tbl>
      <w:tblPr>
        <w:tblStyle w:val="TableGrid"/>
        <w:tblpPr w:leftFromText="180" w:rightFromText="180" w:vertAnchor="text" w:horzAnchor="margin" w:tblpY="2997"/>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F871EE" w14:paraId="42F96B8E" w14:textId="77777777" w:rsidTr="00F871EE">
        <w:tc>
          <w:tcPr>
            <w:tcW w:w="9360" w:type="dxa"/>
          </w:tcPr>
          <w:p w14:paraId="65387BFC" w14:textId="77777777" w:rsidR="00F871EE" w:rsidRPr="00A15E9B" w:rsidRDefault="00F871EE" w:rsidP="00F871EE">
            <w:pPr>
              <w:pStyle w:val="Caption"/>
              <w:keepNext/>
              <w:rPr>
                <w:bCs/>
              </w:rPr>
            </w:pPr>
            <w:bookmarkStart w:id="9" w:name="_Ref197329347"/>
            <w:bookmarkStart w:id="10" w:name="_Toc197744477"/>
            <w:r>
              <w:t xml:space="preserve">Figure </w:t>
            </w:r>
            <w:r>
              <w:fldChar w:fldCharType="begin"/>
            </w:r>
            <w:r>
              <w:instrText xml:space="preserve"> SEQ Figure \* ARABIC </w:instrText>
            </w:r>
            <w:r>
              <w:fldChar w:fldCharType="separate"/>
            </w:r>
            <w:r>
              <w:rPr>
                <w:noProof/>
              </w:rPr>
              <w:t>3</w:t>
            </w:r>
            <w:r>
              <w:fldChar w:fldCharType="end"/>
            </w:r>
            <w:bookmarkEnd w:id="9"/>
            <w:r>
              <w:t xml:space="preserve">. </w:t>
            </w:r>
            <w:r>
              <w:rPr>
                <w:bCs/>
              </w:rPr>
              <w:t>“Subnational PFR” sheet</w:t>
            </w:r>
            <w:bookmarkEnd w:id="10"/>
          </w:p>
        </w:tc>
      </w:tr>
      <w:tr w:rsidR="00F871EE" w14:paraId="183FB01F" w14:textId="77777777" w:rsidTr="00F871EE">
        <w:trPr>
          <w:trHeight w:val="96"/>
        </w:trPr>
        <w:tc>
          <w:tcPr>
            <w:tcW w:w="9360" w:type="dxa"/>
          </w:tcPr>
          <w:p w14:paraId="666E5003" w14:textId="77777777" w:rsidR="00F871EE" w:rsidRDefault="00F871EE" w:rsidP="00F871EE">
            <w:pPr>
              <w:pStyle w:val="Figures"/>
              <w:rPr>
                <w:ins w:id="11" w:author="Eric Anthony Lacey" w:date="2025-05-12T14:15:00Z" w16du:dateUtc="2025-05-12T18:15:00Z"/>
              </w:rPr>
            </w:pPr>
            <w:r>
              <w:rPr>
                <w:noProof/>
              </w:rPr>
              <mc:AlternateContent>
                <mc:Choice Requires="wps">
                  <w:drawing>
                    <wp:anchor distT="0" distB="0" distL="114300" distR="114300" simplePos="0" relativeHeight="251658312" behindDoc="0" locked="0" layoutInCell="1" allowOverlap="1" wp14:anchorId="5E5465F5" wp14:editId="66D859E5">
                      <wp:simplePos x="0" y="0"/>
                      <wp:positionH relativeFrom="column">
                        <wp:posOffset>297180</wp:posOffset>
                      </wp:positionH>
                      <wp:positionV relativeFrom="paragraph">
                        <wp:posOffset>2727960</wp:posOffset>
                      </wp:positionV>
                      <wp:extent cx="182880" cy="182880"/>
                      <wp:effectExtent l="0" t="0" r="7620" b="7620"/>
                      <wp:wrapNone/>
                      <wp:docPr id="1718882024" name="Oval 1"/>
                      <wp:cNvGraphicFramePr/>
                      <a:graphic xmlns:a="http://schemas.openxmlformats.org/drawingml/2006/main">
                        <a:graphicData uri="http://schemas.microsoft.com/office/word/2010/wordprocessingShape">
                          <wps:wsp>
                            <wps:cNvSpPr/>
                            <wps:spPr>
                              <a:xfrm>
                                <a:off x="0" y="0"/>
                                <a:ext cx="182880" cy="182880"/>
                              </a:xfrm>
                              <a:prstGeom prst="ellipse">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2E14B72" w14:textId="77777777" w:rsidR="00F871EE" w:rsidRPr="003C11F7" w:rsidRDefault="00F871EE" w:rsidP="00F871EE">
                                  <w:pPr>
                                    <w:spacing w:before="0" w:after="0"/>
                                    <w:jc w:val="center"/>
                                    <w:rPr>
                                      <w:sz w:val="16"/>
                                      <w:szCs w:val="16"/>
                                    </w:rPr>
                                  </w:pPr>
                                  <w:r>
                                    <w:rPr>
                                      <w:sz w:val="16"/>
                                      <w:szCs w:val="16"/>
                                    </w:rPr>
                                    <w:t>6</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w:pict>
                    <v:oval id="_x0000_s1060" style="position:absolute;left:0;text-align:left;margin-left:23.4pt;margin-top:214.8pt;width:14.4pt;height:14.4pt;z-index:251658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red" stroked="f" strokeweight="1pt" w14:anchorId="5E5465F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">
                      <v:stroke joinstyle="miter"/>
                      <v:textbox inset="0,0,0,0">
                        <w:txbxContent>
                          <w:p w:rsidRPr="003C11F7" w:rsidR="00F871EE" w:rsidP="00F871EE" w:rsidRDefault="00F871EE" w14:paraId="12E14B72" w14:textId="77777777">
                            <w:pPr>
                              <w:spacing w:before="0" w:after="0"/>
                              <w:jc w:val="center"/>
                              <w:rPr>
                                <w:sz w:val="16"/>
                                <w:szCs w:val="16"/>
                              </w:rPr>
                            </w:pPr>
                            <w:r>
                              <w:rPr>
                                <w:sz w:val="16"/>
                                <w:szCs w:val="16"/>
                              </w:rPr>
                              <w:t>6</w:t>
                            </w:r>
                          </w:p>
                        </w:txbxContent>
                      </v:textbox>
                    </v:oval>
                  </w:pict>
                </mc:Fallback>
              </mc:AlternateContent>
            </w:r>
            <w:r>
              <w:rPr>
                <w:noProof/>
              </w:rPr>
              <mc:AlternateContent>
                <mc:Choice Requires="wps">
                  <w:drawing>
                    <wp:anchor distT="0" distB="0" distL="114300" distR="114300" simplePos="0" relativeHeight="251658311" behindDoc="0" locked="0" layoutInCell="1" allowOverlap="1" wp14:anchorId="14FD83A1" wp14:editId="5CAF7E5E">
                      <wp:simplePos x="0" y="0"/>
                      <wp:positionH relativeFrom="column">
                        <wp:posOffset>373380</wp:posOffset>
                      </wp:positionH>
                      <wp:positionV relativeFrom="paragraph">
                        <wp:posOffset>2831465</wp:posOffset>
                      </wp:positionV>
                      <wp:extent cx="5494020" cy="99060"/>
                      <wp:effectExtent l="0" t="0" r="11430" b="15240"/>
                      <wp:wrapNone/>
                      <wp:docPr id="1242972501" name="Rectangle 1"/>
                      <wp:cNvGraphicFramePr/>
                      <a:graphic xmlns:a="http://schemas.openxmlformats.org/drawingml/2006/main">
                        <a:graphicData uri="http://schemas.microsoft.com/office/word/2010/wordprocessingShape">
                          <wps:wsp>
                            <wps:cNvSpPr/>
                            <wps:spPr>
                              <a:xfrm>
                                <a:off x="0" y="0"/>
                                <a:ext cx="5494020" cy="9906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w:pict>
                    <v:rect id="Rectangle 1" style="position:absolute;margin-left:29.4pt;margin-top:222.95pt;width:432.6pt;height:7.8pt;z-index:25165831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red" strokeweight="1pt" w14:anchorId="2F29F65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"/>
                  </w:pict>
                </mc:Fallback>
              </mc:AlternateContent>
            </w:r>
            <w:r>
              <w:rPr>
                <w:noProof/>
              </w:rPr>
              <mc:AlternateContent>
                <mc:Choice Requires="wps">
                  <w:drawing>
                    <wp:anchor distT="0" distB="0" distL="114300" distR="114300" simplePos="0" relativeHeight="251658309" behindDoc="0" locked="0" layoutInCell="1" allowOverlap="1" wp14:anchorId="538FD5E8" wp14:editId="500E057D">
                      <wp:simplePos x="0" y="0"/>
                      <wp:positionH relativeFrom="column">
                        <wp:posOffset>2232660</wp:posOffset>
                      </wp:positionH>
                      <wp:positionV relativeFrom="paragraph">
                        <wp:posOffset>1901825</wp:posOffset>
                      </wp:positionV>
                      <wp:extent cx="998220" cy="350520"/>
                      <wp:effectExtent l="0" t="0" r="11430" b="11430"/>
                      <wp:wrapNone/>
                      <wp:docPr id="225390070" name="Rectangle 1"/>
                      <wp:cNvGraphicFramePr/>
                      <a:graphic xmlns:a="http://schemas.openxmlformats.org/drawingml/2006/main">
                        <a:graphicData uri="http://schemas.microsoft.com/office/word/2010/wordprocessingShape">
                          <wps:wsp>
                            <wps:cNvSpPr/>
                            <wps:spPr>
                              <a:xfrm>
                                <a:off x="0" y="0"/>
                                <a:ext cx="998220" cy="35052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w:pict>
                    <v:rect id="Rectangle 1" style="position:absolute;margin-left:175.8pt;margin-top:149.75pt;width:78.6pt;height:27.6pt;z-index:25165830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red" strokeweight="1pt" w14:anchorId="5A5A6AE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"/>
                  </w:pict>
                </mc:Fallback>
              </mc:AlternateContent>
            </w:r>
            <w:r>
              <w:rPr>
                <w:noProof/>
              </w:rPr>
              <mc:AlternateContent>
                <mc:Choice Requires="wps">
                  <w:drawing>
                    <wp:anchor distT="0" distB="0" distL="114300" distR="114300" simplePos="0" relativeHeight="251658310" behindDoc="0" locked="0" layoutInCell="1" allowOverlap="1" wp14:anchorId="44F56EF1" wp14:editId="16ADE7EC">
                      <wp:simplePos x="0" y="0"/>
                      <wp:positionH relativeFrom="column">
                        <wp:posOffset>3131820</wp:posOffset>
                      </wp:positionH>
                      <wp:positionV relativeFrom="paragraph">
                        <wp:posOffset>1816100</wp:posOffset>
                      </wp:positionV>
                      <wp:extent cx="182880" cy="182880"/>
                      <wp:effectExtent l="0" t="0" r="7620" b="7620"/>
                      <wp:wrapNone/>
                      <wp:docPr id="606276759" name="Oval 1"/>
                      <wp:cNvGraphicFramePr/>
                      <a:graphic xmlns:a="http://schemas.openxmlformats.org/drawingml/2006/main">
                        <a:graphicData uri="http://schemas.microsoft.com/office/word/2010/wordprocessingShape">
                          <wps:wsp>
                            <wps:cNvSpPr/>
                            <wps:spPr>
                              <a:xfrm>
                                <a:off x="0" y="0"/>
                                <a:ext cx="182880" cy="182880"/>
                              </a:xfrm>
                              <a:prstGeom prst="ellipse">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8181693" w14:textId="77777777" w:rsidR="00F871EE" w:rsidRPr="003C11F7" w:rsidRDefault="00F871EE" w:rsidP="00F871EE">
                                  <w:pPr>
                                    <w:spacing w:before="0" w:after="0"/>
                                    <w:jc w:val="center"/>
                                    <w:rPr>
                                      <w:sz w:val="16"/>
                                      <w:szCs w:val="16"/>
                                    </w:rPr>
                                  </w:pPr>
                                  <w:r>
                                    <w:rPr>
                                      <w:sz w:val="16"/>
                                      <w:szCs w:val="16"/>
                                    </w:rPr>
                                    <w:t>6</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w:pict>
                    <v:oval id="_x0000_s1061" style="position:absolute;left:0;text-align:left;margin-left:246.6pt;margin-top:143pt;width:14.4pt;height:14.4pt;z-index:25165831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red" stroked="f" strokeweight="1pt" w14:anchorId="44F56EF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">
                      <v:stroke joinstyle="miter"/>
                      <v:textbox inset="0,0,0,0">
                        <w:txbxContent>
                          <w:p w:rsidRPr="003C11F7" w:rsidR="00F871EE" w:rsidP="00F871EE" w:rsidRDefault="00F871EE" w14:paraId="68181693" w14:textId="77777777">
                            <w:pPr>
                              <w:spacing w:before="0" w:after="0"/>
                              <w:jc w:val="center"/>
                              <w:rPr>
                                <w:sz w:val="16"/>
                                <w:szCs w:val="16"/>
                              </w:rPr>
                            </w:pPr>
                            <w:r>
                              <w:rPr>
                                <w:sz w:val="16"/>
                                <w:szCs w:val="16"/>
                              </w:rPr>
                              <w:t>6</w:t>
                            </w:r>
                          </w:p>
                        </w:txbxContent>
                      </v:textbox>
                    </v:oval>
                  </w:pict>
                </mc:Fallback>
              </mc:AlternateContent>
            </w:r>
            <w:r>
              <w:rPr>
                <w:noProof/>
              </w:rPr>
              <mc:AlternateContent>
                <mc:Choice Requires="wps">
                  <w:drawing>
                    <wp:anchor distT="0" distB="0" distL="114300" distR="114300" simplePos="0" relativeHeight="251658308" behindDoc="0" locked="0" layoutInCell="1" allowOverlap="1" wp14:anchorId="28A71071" wp14:editId="2C2E925F">
                      <wp:simplePos x="0" y="0"/>
                      <wp:positionH relativeFrom="column">
                        <wp:posOffset>502920</wp:posOffset>
                      </wp:positionH>
                      <wp:positionV relativeFrom="paragraph">
                        <wp:posOffset>2059940</wp:posOffset>
                      </wp:positionV>
                      <wp:extent cx="182880" cy="182880"/>
                      <wp:effectExtent l="0" t="0" r="7620" b="7620"/>
                      <wp:wrapNone/>
                      <wp:docPr id="1656260688" name="Oval 1"/>
                      <wp:cNvGraphicFramePr/>
                      <a:graphic xmlns:a="http://schemas.openxmlformats.org/drawingml/2006/main">
                        <a:graphicData uri="http://schemas.microsoft.com/office/word/2010/wordprocessingShape">
                          <wps:wsp>
                            <wps:cNvSpPr/>
                            <wps:spPr>
                              <a:xfrm>
                                <a:off x="0" y="0"/>
                                <a:ext cx="182880" cy="182880"/>
                              </a:xfrm>
                              <a:prstGeom prst="ellipse">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F26EE26" w14:textId="77777777" w:rsidR="00F871EE" w:rsidRPr="003C11F7" w:rsidRDefault="00F871EE" w:rsidP="00F871EE">
                                  <w:pPr>
                                    <w:spacing w:before="0" w:after="0"/>
                                    <w:jc w:val="center"/>
                                    <w:rPr>
                                      <w:sz w:val="16"/>
                                      <w:szCs w:val="16"/>
                                    </w:rPr>
                                  </w:pPr>
                                  <w:r>
                                    <w:rPr>
                                      <w:sz w:val="16"/>
                                      <w:szCs w:val="16"/>
                                    </w:rPr>
                                    <w:t>5</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w:pict>
                    <v:oval id="_x0000_s1062" style="position:absolute;left:0;text-align:left;margin-left:39.6pt;margin-top:162.2pt;width:14.4pt;height:14.4pt;z-index:2516583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red" stroked="f" strokeweight="1pt" w14:anchorId="28A710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">
                      <v:stroke joinstyle="miter"/>
                      <v:textbox inset="0,0,0,0">
                        <w:txbxContent>
                          <w:p w:rsidRPr="003C11F7" w:rsidR="00F871EE" w:rsidP="00F871EE" w:rsidRDefault="00F871EE" w14:paraId="7F26EE26" w14:textId="77777777">
                            <w:pPr>
                              <w:spacing w:before="0" w:after="0"/>
                              <w:jc w:val="center"/>
                              <w:rPr>
                                <w:sz w:val="16"/>
                                <w:szCs w:val="16"/>
                              </w:rPr>
                            </w:pPr>
                            <w:r>
                              <w:rPr>
                                <w:sz w:val="16"/>
                                <w:szCs w:val="16"/>
                              </w:rPr>
                              <w:t>5</w:t>
                            </w:r>
                          </w:p>
                        </w:txbxContent>
                      </v:textbox>
                    </v:oval>
                  </w:pict>
                </mc:Fallback>
              </mc:AlternateContent>
            </w:r>
            <w:r>
              <w:rPr>
                <w:noProof/>
              </w:rPr>
              <mc:AlternateContent>
                <mc:Choice Requires="wps">
                  <w:drawing>
                    <wp:anchor distT="0" distB="0" distL="114300" distR="114300" simplePos="0" relativeHeight="251658307" behindDoc="0" locked="0" layoutInCell="1" allowOverlap="1" wp14:anchorId="11B21FC1" wp14:editId="7978EF66">
                      <wp:simplePos x="0" y="0"/>
                      <wp:positionH relativeFrom="column">
                        <wp:posOffset>617220</wp:posOffset>
                      </wp:positionH>
                      <wp:positionV relativeFrom="paragraph">
                        <wp:posOffset>2038985</wp:posOffset>
                      </wp:positionV>
                      <wp:extent cx="1272540" cy="228600"/>
                      <wp:effectExtent l="0" t="0" r="22860" b="19050"/>
                      <wp:wrapNone/>
                      <wp:docPr id="1863978557" name="Rectangle 1"/>
                      <wp:cNvGraphicFramePr/>
                      <a:graphic xmlns:a="http://schemas.openxmlformats.org/drawingml/2006/main">
                        <a:graphicData uri="http://schemas.microsoft.com/office/word/2010/wordprocessingShape">
                          <wps:wsp>
                            <wps:cNvSpPr/>
                            <wps:spPr>
                              <a:xfrm>
                                <a:off x="0" y="0"/>
                                <a:ext cx="1272540" cy="22860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w:pict>
                    <v:rect id="Rectangle 1" style="position:absolute;margin-left:48.6pt;margin-top:160.55pt;width:100.2pt;height:18pt;z-index:25165830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red" strokeweight="1pt" w14:anchorId="701A66D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"/>
                  </w:pict>
                </mc:Fallback>
              </mc:AlternateContent>
            </w:r>
            <w:r>
              <w:rPr>
                <w:noProof/>
              </w:rPr>
              <mc:AlternateContent>
                <mc:Choice Requires="wps">
                  <w:drawing>
                    <wp:anchor distT="0" distB="0" distL="114300" distR="114300" simplePos="0" relativeHeight="251658305" behindDoc="0" locked="0" layoutInCell="1" allowOverlap="1" wp14:anchorId="2F85166A" wp14:editId="1FB9ABD0">
                      <wp:simplePos x="0" y="0"/>
                      <wp:positionH relativeFrom="column">
                        <wp:posOffset>617220</wp:posOffset>
                      </wp:positionH>
                      <wp:positionV relativeFrom="paragraph">
                        <wp:posOffset>1482725</wp:posOffset>
                      </wp:positionV>
                      <wp:extent cx="1272540" cy="548640"/>
                      <wp:effectExtent l="0" t="0" r="22860" b="22860"/>
                      <wp:wrapNone/>
                      <wp:docPr id="356481748" name="Rectangle 1"/>
                      <wp:cNvGraphicFramePr/>
                      <a:graphic xmlns:a="http://schemas.openxmlformats.org/drawingml/2006/main">
                        <a:graphicData uri="http://schemas.microsoft.com/office/word/2010/wordprocessingShape">
                          <wps:wsp>
                            <wps:cNvSpPr/>
                            <wps:spPr>
                              <a:xfrm>
                                <a:off x="0" y="0"/>
                                <a:ext cx="1272540" cy="54864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w:pict>
                    <v:rect id="Rectangle 1" style="position:absolute;margin-left:48.6pt;margin-top:116.75pt;width:100.2pt;height:43.2pt;z-index:25165830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red" strokeweight="1pt" w14:anchorId="684EE4B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"/>
                  </w:pict>
                </mc:Fallback>
              </mc:AlternateContent>
            </w:r>
            <w:r>
              <w:rPr>
                <w:noProof/>
              </w:rPr>
              <mc:AlternateContent>
                <mc:Choice Requires="wps">
                  <w:drawing>
                    <wp:anchor distT="0" distB="0" distL="114300" distR="114300" simplePos="0" relativeHeight="251658306" behindDoc="0" locked="0" layoutInCell="1" allowOverlap="1" wp14:anchorId="31011318" wp14:editId="114652F8">
                      <wp:simplePos x="0" y="0"/>
                      <wp:positionH relativeFrom="column">
                        <wp:posOffset>518160</wp:posOffset>
                      </wp:positionH>
                      <wp:positionV relativeFrom="paragraph">
                        <wp:posOffset>1640840</wp:posOffset>
                      </wp:positionV>
                      <wp:extent cx="182880" cy="182880"/>
                      <wp:effectExtent l="0" t="0" r="7620" b="7620"/>
                      <wp:wrapNone/>
                      <wp:docPr id="148182740" name="Oval 1"/>
                      <wp:cNvGraphicFramePr/>
                      <a:graphic xmlns:a="http://schemas.openxmlformats.org/drawingml/2006/main">
                        <a:graphicData uri="http://schemas.microsoft.com/office/word/2010/wordprocessingShape">
                          <wps:wsp>
                            <wps:cNvSpPr/>
                            <wps:spPr>
                              <a:xfrm>
                                <a:off x="0" y="0"/>
                                <a:ext cx="182880" cy="182880"/>
                              </a:xfrm>
                              <a:prstGeom prst="ellipse">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38B2576" w14:textId="77777777" w:rsidR="00F871EE" w:rsidRPr="003C11F7" w:rsidRDefault="00F871EE" w:rsidP="00F871EE">
                                  <w:pPr>
                                    <w:spacing w:before="0" w:after="0"/>
                                    <w:jc w:val="center"/>
                                    <w:rPr>
                                      <w:sz w:val="16"/>
                                      <w:szCs w:val="16"/>
                                    </w:rPr>
                                  </w:pPr>
                                  <w:r>
                                    <w:rPr>
                                      <w:sz w:val="16"/>
                                      <w:szCs w:val="16"/>
                                    </w:rPr>
                                    <w:t>4</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w:pict>
                    <v:oval id="_x0000_s1063" style="position:absolute;left:0;text-align:left;margin-left:40.8pt;margin-top:129.2pt;width:14.4pt;height:14.4pt;z-index:25165830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red" stroked="f" strokeweight="1pt" w14:anchorId="310113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">
                      <v:stroke joinstyle="miter"/>
                      <v:textbox inset="0,0,0,0">
                        <w:txbxContent>
                          <w:p w:rsidRPr="003C11F7" w:rsidR="00F871EE" w:rsidP="00F871EE" w:rsidRDefault="00F871EE" w14:paraId="138B2576" w14:textId="77777777">
                            <w:pPr>
                              <w:spacing w:before="0" w:after="0"/>
                              <w:jc w:val="center"/>
                              <w:rPr>
                                <w:sz w:val="16"/>
                                <w:szCs w:val="16"/>
                              </w:rPr>
                            </w:pPr>
                            <w:r>
                              <w:rPr>
                                <w:sz w:val="16"/>
                                <w:szCs w:val="16"/>
                              </w:rPr>
                              <w:t>4</w:t>
                            </w:r>
                          </w:p>
                        </w:txbxContent>
                      </v:textbox>
                    </v:oval>
                  </w:pict>
                </mc:Fallback>
              </mc:AlternateContent>
            </w:r>
            <w:r>
              <w:rPr>
                <w:noProof/>
              </w:rPr>
              <mc:AlternateContent>
                <mc:Choice Requires="wps">
                  <w:drawing>
                    <wp:anchor distT="0" distB="0" distL="114300" distR="114300" simplePos="0" relativeHeight="251658304" behindDoc="0" locked="0" layoutInCell="1" allowOverlap="1" wp14:anchorId="51E9A000" wp14:editId="0AAC0AC7">
                      <wp:simplePos x="0" y="0"/>
                      <wp:positionH relativeFrom="column">
                        <wp:posOffset>510540</wp:posOffset>
                      </wp:positionH>
                      <wp:positionV relativeFrom="paragraph">
                        <wp:posOffset>695960</wp:posOffset>
                      </wp:positionV>
                      <wp:extent cx="182880" cy="182880"/>
                      <wp:effectExtent l="0" t="0" r="7620" b="7620"/>
                      <wp:wrapNone/>
                      <wp:docPr id="1897352289" name="Oval 1"/>
                      <wp:cNvGraphicFramePr/>
                      <a:graphic xmlns:a="http://schemas.openxmlformats.org/drawingml/2006/main">
                        <a:graphicData uri="http://schemas.microsoft.com/office/word/2010/wordprocessingShape">
                          <wps:wsp>
                            <wps:cNvSpPr/>
                            <wps:spPr>
                              <a:xfrm>
                                <a:off x="0" y="0"/>
                                <a:ext cx="182880" cy="182880"/>
                              </a:xfrm>
                              <a:prstGeom prst="ellipse">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C28EADE" w14:textId="77777777" w:rsidR="00F871EE" w:rsidRPr="003C11F7" w:rsidRDefault="00F871EE" w:rsidP="00F871EE">
                                  <w:pPr>
                                    <w:spacing w:before="0" w:after="0"/>
                                    <w:jc w:val="center"/>
                                    <w:rPr>
                                      <w:sz w:val="16"/>
                                      <w:szCs w:val="16"/>
                                    </w:rPr>
                                  </w:pPr>
                                  <w:r>
                                    <w:rPr>
                                      <w:sz w:val="16"/>
                                      <w:szCs w:val="16"/>
                                    </w:rPr>
                                    <w:t>3</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w:pict>
                    <v:oval id="_x0000_s1064" style="position:absolute;left:0;text-align:left;margin-left:40.2pt;margin-top:54.8pt;width:14.4pt;height:14.4pt;z-index:25165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red" stroked="f" strokeweight="1pt" w14:anchorId="51E9A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">
                      <v:stroke joinstyle="miter"/>
                      <v:textbox inset="0,0,0,0">
                        <w:txbxContent>
                          <w:p w:rsidRPr="003C11F7" w:rsidR="00F871EE" w:rsidP="00F871EE" w:rsidRDefault="00F871EE" w14:paraId="5C28EADE" w14:textId="77777777">
                            <w:pPr>
                              <w:spacing w:before="0" w:after="0"/>
                              <w:jc w:val="center"/>
                              <w:rPr>
                                <w:sz w:val="16"/>
                                <w:szCs w:val="16"/>
                              </w:rPr>
                            </w:pPr>
                            <w:r>
                              <w:rPr>
                                <w:sz w:val="16"/>
                                <w:szCs w:val="16"/>
                              </w:rPr>
                              <w:t>3</w:t>
                            </w:r>
                          </w:p>
                        </w:txbxContent>
                      </v:textbox>
                    </v:oval>
                  </w:pict>
                </mc:Fallback>
              </mc:AlternateContent>
            </w:r>
            <w:r>
              <w:rPr>
                <w:noProof/>
              </w:rPr>
              <mc:AlternateContent>
                <mc:Choice Requires="wps">
                  <w:drawing>
                    <wp:anchor distT="0" distB="0" distL="114300" distR="114300" simplePos="0" relativeHeight="251658303" behindDoc="0" locked="0" layoutInCell="1" allowOverlap="1" wp14:anchorId="0526218E" wp14:editId="22E1ECF9">
                      <wp:simplePos x="0" y="0"/>
                      <wp:positionH relativeFrom="column">
                        <wp:posOffset>617220</wp:posOffset>
                      </wp:positionH>
                      <wp:positionV relativeFrom="paragraph">
                        <wp:posOffset>347345</wp:posOffset>
                      </wp:positionV>
                      <wp:extent cx="1264920" cy="1127760"/>
                      <wp:effectExtent l="0" t="0" r="11430" b="15240"/>
                      <wp:wrapNone/>
                      <wp:docPr id="1952833764" name="Rectangle 1"/>
                      <wp:cNvGraphicFramePr/>
                      <a:graphic xmlns:a="http://schemas.openxmlformats.org/drawingml/2006/main">
                        <a:graphicData uri="http://schemas.microsoft.com/office/word/2010/wordprocessingShape">
                          <wps:wsp>
                            <wps:cNvSpPr/>
                            <wps:spPr>
                              <a:xfrm>
                                <a:off x="0" y="0"/>
                                <a:ext cx="1264920" cy="112776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w:pict>
                    <v:rect id="Rectangle 1" style="position:absolute;margin-left:48.6pt;margin-top:27.35pt;width:99.6pt;height:88.8pt;z-index:2516583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red" strokeweight="1pt" w14:anchorId="2B71DB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"/>
                  </w:pict>
                </mc:Fallback>
              </mc:AlternateContent>
            </w:r>
            <w:r>
              <w:rPr>
                <w:noProof/>
              </w:rPr>
              <mc:AlternateContent>
                <mc:Choice Requires="wps">
                  <w:drawing>
                    <wp:anchor distT="0" distB="0" distL="114300" distR="114300" simplePos="0" relativeHeight="251658302" behindDoc="0" locked="0" layoutInCell="1" allowOverlap="1" wp14:anchorId="504CE2A0" wp14:editId="309EE99F">
                      <wp:simplePos x="0" y="0"/>
                      <wp:positionH relativeFrom="column">
                        <wp:posOffset>5623560</wp:posOffset>
                      </wp:positionH>
                      <wp:positionV relativeFrom="paragraph">
                        <wp:posOffset>154940</wp:posOffset>
                      </wp:positionV>
                      <wp:extent cx="182880" cy="182880"/>
                      <wp:effectExtent l="0" t="0" r="7620" b="7620"/>
                      <wp:wrapNone/>
                      <wp:docPr id="1848698217" name="Oval 1"/>
                      <wp:cNvGraphicFramePr/>
                      <a:graphic xmlns:a="http://schemas.openxmlformats.org/drawingml/2006/main">
                        <a:graphicData uri="http://schemas.microsoft.com/office/word/2010/wordprocessingShape">
                          <wps:wsp>
                            <wps:cNvSpPr/>
                            <wps:spPr>
                              <a:xfrm>
                                <a:off x="0" y="0"/>
                                <a:ext cx="182880" cy="182880"/>
                              </a:xfrm>
                              <a:prstGeom prst="ellipse">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8C74009" w14:textId="77777777" w:rsidR="00F871EE" w:rsidRPr="003C11F7" w:rsidRDefault="00F871EE" w:rsidP="00F871EE">
                                  <w:pPr>
                                    <w:spacing w:before="0" w:after="0"/>
                                    <w:jc w:val="center"/>
                                    <w:rPr>
                                      <w:sz w:val="16"/>
                                      <w:szCs w:val="16"/>
                                    </w:rPr>
                                  </w:pPr>
                                  <w:r>
                                    <w:rPr>
                                      <w:sz w:val="16"/>
                                      <w:szCs w:val="16"/>
                                    </w:rPr>
                                    <w:t>2</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w:pict>
                    <v:oval id="_x0000_s1065" style="position:absolute;left:0;text-align:left;margin-left:442.8pt;margin-top:12.2pt;width:14.4pt;height:14.4pt;z-index:25165830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red" stroked="f" strokeweight="1pt" w14:anchorId="504CE2A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">
                      <v:stroke joinstyle="miter"/>
                      <v:textbox inset="0,0,0,0">
                        <w:txbxContent>
                          <w:p w:rsidRPr="003C11F7" w:rsidR="00F871EE" w:rsidP="00F871EE" w:rsidRDefault="00F871EE" w14:paraId="28C74009" w14:textId="77777777">
                            <w:pPr>
                              <w:spacing w:before="0" w:after="0"/>
                              <w:jc w:val="center"/>
                              <w:rPr>
                                <w:sz w:val="16"/>
                                <w:szCs w:val="16"/>
                              </w:rPr>
                            </w:pPr>
                            <w:r>
                              <w:rPr>
                                <w:sz w:val="16"/>
                                <w:szCs w:val="16"/>
                              </w:rPr>
                              <w:t>2</w:t>
                            </w:r>
                          </w:p>
                        </w:txbxContent>
                      </v:textbox>
                    </v:oval>
                  </w:pict>
                </mc:Fallback>
              </mc:AlternateContent>
            </w:r>
            <w:r>
              <w:rPr>
                <w:noProof/>
              </w:rPr>
              <mc:AlternateContent>
                <mc:Choice Requires="wps">
                  <w:drawing>
                    <wp:anchor distT="0" distB="0" distL="114300" distR="114300" simplePos="0" relativeHeight="251658301" behindDoc="0" locked="0" layoutInCell="1" allowOverlap="1" wp14:anchorId="5B7535E7" wp14:editId="3AA1C126">
                      <wp:simplePos x="0" y="0"/>
                      <wp:positionH relativeFrom="column">
                        <wp:posOffset>2057400</wp:posOffset>
                      </wp:positionH>
                      <wp:positionV relativeFrom="paragraph">
                        <wp:posOffset>271145</wp:posOffset>
                      </wp:positionV>
                      <wp:extent cx="3657600" cy="2552700"/>
                      <wp:effectExtent l="0" t="0" r="19050" b="19050"/>
                      <wp:wrapNone/>
                      <wp:docPr id="487287624" name="Rectangle 1"/>
                      <wp:cNvGraphicFramePr/>
                      <a:graphic xmlns:a="http://schemas.openxmlformats.org/drawingml/2006/main">
                        <a:graphicData uri="http://schemas.microsoft.com/office/word/2010/wordprocessingShape">
                          <wps:wsp>
                            <wps:cNvSpPr/>
                            <wps:spPr>
                              <a:xfrm>
                                <a:off x="0" y="0"/>
                                <a:ext cx="3657600" cy="255270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w:pict>
                    <v:rect id="Rectangle 1" style="position:absolute;margin-left:162pt;margin-top:21.35pt;width:4in;height:201pt;z-index:25165830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red" strokeweight="1pt" w14:anchorId="485C195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"/>
                  </w:pict>
                </mc:Fallback>
              </mc:AlternateContent>
            </w:r>
            <w:r>
              <w:rPr>
                <w:noProof/>
              </w:rPr>
              <mc:AlternateContent>
                <mc:Choice Requires="wps">
                  <w:drawing>
                    <wp:anchor distT="0" distB="0" distL="114300" distR="114300" simplePos="0" relativeHeight="251658300" behindDoc="0" locked="0" layoutInCell="1" allowOverlap="1" wp14:anchorId="6A7BADA9" wp14:editId="25C22AF3">
                      <wp:simplePos x="0" y="0"/>
                      <wp:positionH relativeFrom="column">
                        <wp:posOffset>106680</wp:posOffset>
                      </wp:positionH>
                      <wp:positionV relativeFrom="paragraph">
                        <wp:posOffset>185420</wp:posOffset>
                      </wp:positionV>
                      <wp:extent cx="182880" cy="182880"/>
                      <wp:effectExtent l="0" t="0" r="7620" b="7620"/>
                      <wp:wrapNone/>
                      <wp:docPr id="1810539752" name="Oval 1"/>
                      <wp:cNvGraphicFramePr/>
                      <a:graphic xmlns:a="http://schemas.openxmlformats.org/drawingml/2006/main">
                        <a:graphicData uri="http://schemas.microsoft.com/office/word/2010/wordprocessingShape">
                          <wps:wsp>
                            <wps:cNvSpPr/>
                            <wps:spPr>
                              <a:xfrm>
                                <a:off x="0" y="0"/>
                                <a:ext cx="182880" cy="182880"/>
                              </a:xfrm>
                              <a:prstGeom prst="ellipse">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EF056A2" w14:textId="77777777" w:rsidR="00F871EE" w:rsidRPr="003C11F7" w:rsidRDefault="00F871EE" w:rsidP="00F871EE">
                                  <w:pPr>
                                    <w:spacing w:before="0" w:after="0"/>
                                    <w:jc w:val="center"/>
                                    <w:rPr>
                                      <w:sz w:val="16"/>
                                      <w:szCs w:val="16"/>
                                    </w:rPr>
                                  </w:pPr>
                                  <w:r>
                                    <w:rPr>
                                      <w:sz w:val="16"/>
                                      <w:szCs w:val="16"/>
                                    </w:rPr>
                                    <w:t>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w:pict>
                    <v:oval id="_x0000_s1066" style="position:absolute;left:0;text-align:left;margin-left:8.4pt;margin-top:14.6pt;width:14.4pt;height:14.4pt;z-index:2516583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red" stroked="f" strokeweight="1pt" w14:anchorId="6A7BADA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">
                      <v:stroke joinstyle="miter"/>
                      <v:textbox inset="0,0,0,0">
                        <w:txbxContent>
                          <w:p w:rsidRPr="003C11F7" w:rsidR="00F871EE" w:rsidP="00F871EE" w:rsidRDefault="00F871EE" w14:paraId="7EF056A2" w14:textId="77777777">
                            <w:pPr>
                              <w:spacing w:before="0" w:after="0"/>
                              <w:jc w:val="center"/>
                              <w:rPr>
                                <w:sz w:val="16"/>
                                <w:szCs w:val="16"/>
                              </w:rPr>
                            </w:pPr>
                            <w:r>
                              <w:rPr>
                                <w:sz w:val="16"/>
                                <w:szCs w:val="16"/>
                              </w:rPr>
                              <w:t>1</w:t>
                            </w:r>
                          </w:p>
                        </w:txbxContent>
                      </v:textbox>
                    </v:oval>
                  </w:pict>
                </mc:Fallback>
              </mc:AlternateContent>
            </w:r>
            <w:r>
              <w:rPr>
                <w:noProof/>
              </w:rPr>
              <mc:AlternateContent>
                <mc:Choice Requires="wps">
                  <w:drawing>
                    <wp:anchor distT="0" distB="0" distL="114300" distR="114300" simplePos="0" relativeHeight="251658299" behindDoc="0" locked="0" layoutInCell="1" allowOverlap="1" wp14:anchorId="24F67E1A" wp14:editId="1F506C69">
                      <wp:simplePos x="0" y="0"/>
                      <wp:positionH relativeFrom="column">
                        <wp:posOffset>205740</wp:posOffset>
                      </wp:positionH>
                      <wp:positionV relativeFrom="paragraph">
                        <wp:posOffset>278765</wp:posOffset>
                      </wp:positionV>
                      <wp:extent cx="1798320" cy="2072640"/>
                      <wp:effectExtent l="0" t="0" r="11430" b="22860"/>
                      <wp:wrapNone/>
                      <wp:docPr id="228720337" name="Rectangle 1"/>
                      <wp:cNvGraphicFramePr/>
                      <a:graphic xmlns:a="http://schemas.openxmlformats.org/drawingml/2006/main">
                        <a:graphicData uri="http://schemas.microsoft.com/office/word/2010/wordprocessingShape">
                          <wps:wsp>
                            <wps:cNvSpPr/>
                            <wps:spPr>
                              <a:xfrm>
                                <a:off x="0" y="0"/>
                                <a:ext cx="1798320" cy="207264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w:pict>
                    <v:rect id="Rectangle 1" style="position:absolute;margin-left:16.2pt;margin-top:21.95pt;width:141.6pt;height:163.2pt;z-index:25165829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red" strokeweight="1pt" w14:anchorId="2C66F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"/>
                  </w:pict>
                </mc:Fallback>
              </mc:AlternateContent>
            </w:r>
            <w:r w:rsidRPr="00442B7B">
              <w:rPr>
                <w:noProof/>
              </w:rPr>
              <w:drawing>
                <wp:inline distT="0" distB="0" distL="0" distR="0" wp14:anchorId="6B5BBE20" wp14:editId="3999C47E">
                  <wp:extent cx="5943600" cy="2932430"/>
                  <wp:effectExtent l="0" t="0" r="0" b="1270"/>
                  <wp:docPr id="3859032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903236" name="Picture 1" descr="A screenshot of a computer&#10;&#10;AI-generated content may be incorrect."/>
                          <pic:cNvPicPr/>
                        </pic:nvPicPr>
                        <pic:blipFill>
                          <a:blip r:embed="rId15"/>
                          <a:stretch>
                            <a:fillRect/>
                          </a:stretch>
                        </pic:blipFill>
                        <pic:spPr>
                          <a:xfrm>
                            <a:off x="0" y="0"/>
                            <a:ext cx="5943600" cy="2932430"/>
                          </a:xfrm>
                          <a:prstGeom prst="rect">
                            <a:avLst/>
                          </a:prstGeom>
                        </pic:spPr>
                      </pic:pic>
                    </a:graphicData>
                  </a:graphic>
                </wp:inline>
              </w:drawing>
            </w:r>
          </w:p>
          <w:p w14:paraId="75A00DD6" w14:textId="77777777" w:rsidR="00DB5B1C" w:rsidRDefault="00DB5B1C" w:rsidP="00F871EE">
            <w:pPr>
              <w:pStyle w:val="Figures"/>
            </w:pPr>
          </w:p>
        </w:tc>
      </w:tr>
    </w:tbl>
    <w:p w14:paraId="311770F4" w14:textId="7C8AFC5A" w:rsidR="00A84658" w:rsidRDefault="00151B34" w:rsidP="008652C5">
      <w:r w:rsidRPr="5B920272">
        <w:rPr>
          <w:b/>
          <w:bCs/>
        </w:rPr>
        <w:t>The tool is organized into seven worksheet groups.</w:t>
      </w:r>
      <w:r>
        <w:t xml:space="preserve"> </w:t>
      </w:r>
      <w:r w:rsidR="00F83C3A">
        <w:t>After accessing</w:t>
      </w:r>
      <w:r w:rsidR="0085139B">
        <w:t xml:space="preserve"> macros, the tool will open the “Subnational PFR” sheet </w:t>
      </w:r>
      <w:r w:rsidR="00AC2A61">
        <w:t>(</w:t>
      </w:r>
      <w:r>
        <w:fldChar w:fldCharType="begin"/>
      </w:r>
      <w:r>
        <w:instrText xml:space="preserve"> REF _Ref197329347 \h </w:instrText>
      </w:r>
      <w:r>
        <w:fldChar w:fldCharType="separate"/>
      </w:r>
      <w:r w:rsidR="00AF069E">
        <w:t xml:space="preserve">Figure </w:t>
      </w:r>
      <w:r w:rsidR="00AF069E" w:rsidRPr="5B920272">
        <w:rPr>
          <w:noProof/>
        </w:rPr>
        <w:t>3</w:t>
      </w:r>
      <w:r>
        <w:fldChar w:fldCharType="end"/>
      </w:r>
      <w:r w:rsidR="00AC2A61">
        <w:t xml:space="preserve">) </w:t>
      </w:r>
      <w:r w:rsidR="0085139B">
        <w:t xml:space="preserve">that </w:t>
      </w:r>
      <w:r w:rsidR="02ED7D12">
        <w:t>contains</w:t>
      </w:r>
      <w:r w:rsidR="0085139B">
        <w:t xml:space="preserve"> the table of contents</w:t>
      </w:r>
      <w:r w:rsidR="00C75802">
        <w:t xml:space="preserve"> with link</w:t>
      </w:r>
      <w:r w:rsidR="004C5E8E">
        <w:t>s</w:t>
      </w:r>
      <w:r w:rsidR="00C75802">
        <w:t xml:space="preserve"> to all other sheets</w:t>
      </w:r>
      <w:r w:rsidR="00951F06">
        <w:t xml:space="preserve"> [</w:t>
      </w:r>
      <w:r w:rsidR="001B22E0">
        <w:t>1</w:t>
      </w:r>
      <w:r w:rsidR="00951F06">
        <w:t>]</w:t>
      </w:r>
      <w:r w:rsidR="00C75802">
        <w:t xml:space="preserve"> and various light blue boxes describing how to use the tool</w:t>
      </w:r>
      <w:r w:rsidR="00951F06">
        <w:t xml:space="preserve"> [</w:t>
      </w:r>
      <w:r w:rsidR="001B22E0">
        <w:t>2</w:t>
      </w:r>
      <w:r w:rsidR="00951F06">
        <w:t>]</w:t>
      </w:r>
      <w:r w:rsidR="00913B6B">
        <w:t xml:space="preserve">. </w:t>
      </w:r>
      <w:r w:rsidR="00F83C3A">
        <w:t xml:space="preserve">The table of </w:t>
      </w:r>
      <w:r w:rsidR="00EF5C70">
        <w:t>content</w:t>
      </w:r>
      <w:r w:rsidR="004C5E8E">
        <w:t>s</w:t>
      </w:r>
      <w:r w:rsidR="00EF5C70">
        <w:t xml:space="preserve"> includes information on the structure and content of each section, helping users understand the layout of the tool.</w:t>
      </w:r>
      <w:r w:rsidR="00D20E70">
        <w:t xml:space="preserve"> It </w:t>
      </w:r>
      <w:r w:rsidR="00D411D4">
        <w:t xml:space="preserve">distinguishes </w:t>
      </w:r>
      <w:r w:rsidR="0798EF6D">
        <w:t>the other</w:t>
      </w:r>
      <w:r w:rsidR="00760006">
        <w:t xml:space="preserve"> six groups </w:t>
      </w:r>
      <w:r w:rsidR="00A0210C">
        <w:t xml:space="preserve">in </w:t>
      </w:r>
      <w:r w:rsidR="000D7775">
        <w:t>addition</w:t>
      </w:r>
      <w:r w:rsidR="00A0210C">
        <w:t xml:space="preserve"> to the Acknowledgement sheet. </w:t>
      </w:r>
      <w:r w:rsidR="008652C5">
        <w:t>The first four groups, “States”, “Macro-fiscal”, “Revenues”, and “Expenditures</w:t>
      </w:r>
      <w:r w:rsidR="00A84658">
        <w:t>”</w:t>
      </w:r>
      <w:r w:rsidR="008652C5">
        <w:t xml:space="preserve">, </w:t>
      </w:r>
      <w:r w:rsidR="00A84658">
        <w:t xml:space="preserve">are </w:t>
      </w:r>
      <w:r w:rsidR="00954F6F">
        <w:t xml:space="preserve">designed to compare the situation of a state of </w:t>
      </w:r>
      <w:r w:rsidR="00E01049">
        <w:t>interest with up to three comparison groups to carry out a benchmark analysis [3]. The “State” sheet allows user</w:t>
      </w:r>
      <w:r w:rsidR="007609B3">
        <w:t>s</w:t>
      </w:r>
      <w:r w:rsidR="00E01049">
        <w:t xml:space="preserve"> to set the state of interest and define the comparison groups. The “</w:t>
      </w:r>
      <w:r w:rsidR="00E01049" w:rsidRPr="00C01057">
        <w:t>Macro-fiscal</w:t>
      </w:r>
      <w:r w:rsidR="00E01049">
        <w:t>”</w:t>
      </w:r>
      <w:r w:rsidR="00E01049" w:rsidRPr="00C01057">
        <w:t>,</w:t>
      </w:r>
      <w:r w:rsidR="00E01049">
        <w:t xml:space="preserve"> “</w:t>
      </w:r>
      <w:r w:rsidR="00E01049" w:rsidRPr="00C01057">
        <w:t>Revenues</w:t>
      </w:r>
      <w:r w:rsidR="00E01049">
        <w:t>”</w:t>
      </w:r>
      <w:r w:rsidR="00E01049" w:rsidRPr="00C01057">
        <w:t xml:space="preserve">, and </w:t>
      </w:r>
      <w:r w:rsidR="00E01049">
        <w:t>“</w:t>
      </w:r>
      <w:r w:rsidR="00E01049" w:rsidRPr="00C01057">
        <w:t>Expenditures</w:t>
      </w:r>
      <w:r w:rsidR="00E01049">
        <w:t>” groups are made of several sheets</w:t>
      </w:r>
      <w:r w:rsidR="00F02C26">
        <w:t>,</w:t>
      </w:r>
      <w:r w:rsidR="00E01049">
        <w:t xml:space="preserve"> where each evaluates a particular issue through one o</w:t>
      </w:r>
      <w:r w:rsidR="00907CBF">
        <w:t xml:space="preserve">r </w:t>
      </w:r>
      <w:r w:rsidR="00E01049">
        <w:t>more visualizations.</w:t>
      </w:r>
      <w:r w:rsidR="00E01049">
        <w:rPr>
          <w:rStyle w:val="FootnoteReference"/>
        </w:rPr>
        <w:footnoteReference w:id="4"/>
      </w:r>
      <w:r w:rsidR="00E01049">
        <w:t xml:space="preserve"> After this section, the tool has two additional sections to </w:t>
      </w:r>
      <w:r w:rsidR="00907CBF">
        <w:t>assess</w:t>
      </w:r>
      <w:r w:rsidR="00E01049">
        <w:t xml:space="preserve"> the Fiscal Health Index (FHI) and Fiscal Sustainability Index (FSI) across all states, the fiscal dashboards [4]. Finally, </w:t>
      </w:r>
      <w:r w:rsidR="00F02C26">
        <w:t xml:space="preserve">the </w:t>
      </w:r>
      <w:r w:rsidR="00E01049">
        <w:t>“Analysis” group has some option</w:t>
      </w:r>
      <w:r w:rsidR="00E37525">
        <w:t>s</w:t>
      </w:r>
      <w:r w:rsidR="00E01049">
        <w:t xml:space="preserve"> to evaluate any variable </w:t>
      </w:r>
      <w:r w:rsidR="009A3082" w:rsidRPr="009A3082">
        <w:t>users select</w:t>
      </w:r>
      <w:r w:rsidR="009A3082">
        <w:t xml:space="preserve"> </w:t>
      </w:r>
      <w:r w:rsidR="00E37525" w:rsidRPr="00E37525">
        <w:t>througho</w:t>
      </w:r>
      <w:r w:rsidR="00E37525">
        <w:t>ut</w:t>
      </w:r>
      <w:r w:rsidR="00E01049">
        <w:t xml:space="preserve"> different visualization from time series to alternative cross</w:t>
      </w:r>
      <w:r w:rsidR="003968E9">
        <w:t>-</w:t>
      </w:r>
      <w:r w:rsidR="00E01049">
        <w:t>states comparisons [5]. The sheet</w:t>
      </w:r>
      <w:r w:rsidR="00C90EC6">
        <w:t>s</w:t>
      </w:r>
      <w:r w:rsidR="00E01049">
        <w:t xml:space="preserve"> of each group can be distinguished because the color code </w:t>
      </w:r>
      <w:r w:rsidR="00EC5B38">
        <w:t>shown in the cover sheet</w:t>
      </w:r>
      <w:r w:rsidR="00E01049">
        <w:t xml:space="preserve"> [6].</w:t>
      </w:r>
    </w:p>
    <w:tbl>
      <w:tblPr>
        <w:tblStyle w:val="TableGrid"/>
        <w:tblpPr w:leftFromText="180" w:rightFromText="180" w:vertAnchor="text" w:horzAnchor="margin" w:tblpXSpec="right" w:tblpY="969"/>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46"/>
      </w:tblGrid>
      <w:tr w:rsidR="00C34F1F" w14:paraId="671DB69A" w14:textId="77777777" w:rsidTr="00C34F1F">
        <w:tc>
          <w:tcPr>
            <w:tcW w:w="4446" w:type="dxa"/>
          </w:tcPr>
          <w:p w14:paraId="4ECE9B04" w14:textId="404C2C6C" w:rsidR="00C34F1F" w:rsidRPr="00A15E9B" w:rsidRDefault="00C34F1F" w:rsidP="00C34F1F">
            <w:pPr>
              <w:pStyle w:val="Caption"/>
              <w:keepNext/>
              <w:rPr>
                <w:bCs/>
              </w:rPr>
            </w:pPr>
            <w:bookmarkStart w:id="12" w:name="_Ref197332386"/>
            <w:bookmarkStart w:id="13" w:name="_Toc197744478"/>
            <w:r>
              <w:t xml:space="preserve">Figure </w:t>
            </w:r>
            <w:r>
              <w:fldChar w:fldCharType="begin"/>
            </w:r>
            <w:r>
              <w:instrText xml:space="preserve"> SEQ Figure \* ARABIC </w:instrText>
            </w:r>
            <w:r>
              <w:fldChar w:fldCharType="separate"/>
            </w:r>
            <w:r w:rsidR="00AF069E">
              <w:rPr>
                <w:noProof/>
              </w:rPr>
              <w:t>4</w:t>
            </w:r>
            <w:r>
              <w:fldChar w:fldCharType="end"/>
            </w:r>
            <w:bookmarkEnd w:id="12"/>
            <w:r>
              <w:t xml:space="preserve">. </w:t>
            </w:r>
            <w:r>
              <w:rPr>
                <w:bCs/>
              </w:rPr>
              <w:t>Structure of visualization modules</w:t>
            </w:r>
            <w:bookmarkEnd w:id="13"/>
          </w:p>
        </w:tc>
      </w:tr>
      <w:tr w:rsidR="00C34F1F" w14:paraId="7EAFF1D0" w14:textId="77777777" w:rsidTr="00C34F1F">
        <w:tc>
          <w:tcPr>
            <w:tcW w:w="4446" w:type="dxa"/>
          </w:tcPr>
          <w:p w14:paraId="79F31D17" w14:textId="4CBCA195" w:rsidR="00C34F1F" w:rsidRDefault="000152B9" w:rsidP="00C34F1F">
            <w:pPr>
              <w:pStyle w:val="Figures"/>
            </w:pPr>
            <w:r>
              <w:rPr>
                <w:noProof/>
              </w:rPr>
              <mc:AlternateContent>
                <mc:Choice Requires="wps">
                  <w:drawing>
                    <wp:anchor distT="0" distB="0" distL="114300" distR="114300" simplePos="0" relativeHeight="251658256" behindDoc="0" locked="0" layoutInCell="1" allowOverlap="1" wp14:anchorId="509927AD" wp14:editId="66E0DFD1">
                      <wp:simplePos x="0" y="0"/>
                      <wp:positionH relativeFrom="margin">
                        <wp:posOffset>562723</wp:posOffset>
                      </wp:positionH>
                      <wp:positionV relativeFrom="paragraph">
                        <wp:posOffset>2242156</wp:posOffset>
                      </wp:positionV>
                      <wp:extent cx="2094971" cy="251460"/>
                      <wp:effectExtent l="0" t="0" r="19685" b="15240"/>
                      <wp:wrapNone/>
                      <wp:docPr id="867414947" name="Rectangle 1"/>
                      <wp:cNvGraphicFramePr/>
                      <a:graphic xmlns:a="http://schemas.openxmlformats.org/drawingml/2006/main">
                        <a:graphicData uri="http://schemas.microsoft.com/office/word/2010/wordprocessingShape">
                          <wps:wsp>
                            <wps:cNvSpPr/>
                            <wps:spPr>
                              <a:xfrm>
                                <a:off x="0" y="0"/>
                                <a:ext cx="2094971" cy="25146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w:pict>
                    <v:rect id="Rectangle 1" style="position:absolute;margin-left:44.3pt;margin-top:176.55pt;width:164.95pt;height:19.8pt;z-index:2516582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red" strokeweight="1pt" w14:anchorId="0358EF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">
                      <w10:wrap anchorx="margin"/>
                    </v:rect>
                  </w:pict>
                </mc:Fallback>
              </mc:AlternateContent>
            </w:r>
            <w:r w:rsidR="00A626D3">
              <w:rPr>
                <w:noProof/>
              </w:rPr>
              <mc:AlternateContent>
                <mc:Choice Requires="wps">
                  <w:drawing>
                    <wp:anchor distT="0" distB="0" distL="114300" distR="114300" simplePos="0" relativeHeight="251658270" behindDoc="0" locked="0" layoutInCell="1" allowOverlap="1" wp14:anchorId="426CB8AA" wp14:editId="0E034116">
                      <wp:simplePos x="0" y="0"/>
                      <wp:positionH relativeFrom="column">
                        <wp:posOffset>447675</wp:posOffset>
                      </wp:positionH>
                      <wp:positionV relativeFrom="paragraph">
                        <wp:posOffset>3823970</wp:posOffset>
                      </wp:positionV>
                      <wp:extent cx="182880" cy="182880"/>
                      <wp:effectExtent l="0" t="0" r="7620" b="7620"/>
                      <wp:wrapNone/>
                      <wp:docPr id="59780052" name="Oval 1"/>
                      <wp:cNvGraphicFramePr/>
                      <a:graphic xmlns:a="http://schemas.openxmlformats.org/drawingml/2006/main">
                        <a:graphicData uri="http://schemas.microsoft.com/office/word/2010/wordprocessingShape">
                          <wps:wsp>
                            <wps:cNvSpPr/>
                            <wps:spPr>
                              <a:xfrm>
                                <a:off x="0" y="0"/>
                                <a:ext cx="182880" cy="182880"/>
                              </a:xfrm>
                              <a:prstGeom prst="ellipse">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199E52A" w14:textId="2909A203" w:rsidR="00A626D3" w:rsidRPr="003C11F7" w:rsidRDefault="00A626D3" w:rsidP="00A626D3">
                                  <w:pPr>
                                    <w:spacing w:before="0" w:after="0"/>
                                    <w:jc w:val="center"/>
                                    <w:rPr>
                                      <w:sz w:val="16"/>
                                      <w:szCs w:val="16"/>
                                    </w:rPr>
                                  </w:pPr>
                                  <w:r>
                                    <w:rPr>
                                      <w:sz w:val="16"/>
                                      <w:szCs w:val="16"/>
                                    </w:rPr>
                                    <w:t>10</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w:pict>
                    <v:oval id="_x0000_s1067" style="position:absolute;left:0;text-align:left;margin-left:35.25pt;margin-top:301.1pt;width:14.4pt;height:14.4pt;z-index:25165827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red" stroked="f" strokeweight="1pt" w14:anchorId="426CB8A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">
                      <v:stroke joinstyle="miter"/>
                      <v:textbox inset="0,0,0,0">
                        <w:txbxContent>
                          <w:p w:rsidRPr="003C11F7" w:rsidR="00A626D3" w:rsidP="00A626D3" w:rsidRDefault="00A626D3" w14:paraId="2199E52A" w14:textId="2909A203">
                            <w:pPr>
                              <w:spacing w:before="0" w:after="0"/>
                              <w:jc w:val="center"/>
                              <w:rPr>
                                <w:sz w:val="16"/>
                                <w:szCs w:val="16"/>
                              </w:rPr>
                            </w:pPr>
                            <w:r>
                              <w:rPr>
                                <w:sz w:val="16"/>
                                <w:szCs w:val="16"/>
                              </w:rPr>
                              <w:t>10</w:t>
                            </w:r>
                          </w:p>
                        </w:txbxContent>
                      </v:textbox>
                    </v:oval>
                  </w:pict>
                </mc:Fallback>
              </mc:AlternateContent>
            </w:r>
            <w:r w:rsidR="00A626D3">
              <w:rPr>
                <w:noProof/>
              </w:rPr>
              <mc:AlternateContent>
                <mc:Choice Requires="wps">
                  <w:drawing>
                    <wp:anchor distT="0" distB="0" distL="114300" distR="114300" simplePos="0" relativeHeight="251658269" behindDoc="0" locked="0" layoutInCell="1" allowOverlap="1" wp14:anchorId="7CC17F0C" wp14:editId="66940A15">
                      <wp:simplePos x="0" y="0"/>
                      <wp:positionH relativeFrom="margin">
                        <wp:posOffset>386715</wp:posOffset>
                      </wp:positionH>
                      <wp:positionV relativeFrom="paragraph">
                        <wp:posOffset>3782695</wp:posOffset>
                      </wp:positionV>
                      <wp:extent cx="175260" cy="152400"/>
                      <wp:effectExtent l="0" t="0" r="15240" b="19050"/>
                      <wp:wrapNone/>
                      <wp:docPr id="62117216" name="Rectangle 1"/>
                      <wp:cNvGraphicFramePr/>
                      <a:graphic xmlns:a="http://schemas.openxmlformats.org/drawingml/2006/main">
                        <a:graphicData uri="http://schemas.microsoft.com/office/word/2010/wordprocessingShape">
                          <wps:wsp>
                            <wps:cNvSpPr/>
                            <wps:spPr>
                              <a:xfrm>
                                <a:off x="0" y="0"/>
                                <a:ext cx="175260" cy="15240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w:pict>
                    <v:rect id="Rectangle 1" style="position:absolute;margin-left:30.45pt;margin-top:297.85pt;width:13.8pt;height:12pt;z-index:25165826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red" strokeweight="1pt" w14:anchorId="1876FB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">
                      <w10:wrap anchorx="margin"/>
                    </v:rect>
                  </w:pict>
                </mc:Fallback>
              </mc:AlternateContent>
            </w:r>
            <w:r w:rsidR="004D6E86">
              <w:rPr>
                <w:noProof/>
              </w:rPr>
              <mc:AlternateContent>
                <mc:Choice Requires="wps">
                  <w:drawing>
                    <wp:anchor distT="0" distB="0" distL="114300" distR="114300" simplePos="0" relativeHeight="251658268" behindDoc="0" locked="0" layoutInCell="1" allowOverlap="1" wp14:anchorId="674E11CC" wp14:editId="709B37C5">
                      <wp:simplePos x="0" y="0"/>
                      <wp:positionH relativeFrom="column">
                        <wp:posOffset>196215</wp:posOffset>
                      </wp:positionH>
                      <wp:positionV relativeFrom="paragraph">
                        <wp:posOffset>3930650</wp:posOffset>
                      </wp:positionV>
                      <wp:extent cx="182880" cy="182880"/>
                      <wp:effectExtent l="0" t="0" r="7620" b="7620"/>
                      <wp:wrapNone/>
                      <wp:docPr id="186143305" name="Oval 1"/>
                      <wp:cNvGraphicFramePr/>
                      <a:graphic xmlns:a="http://schemas.openxmlformats.org/drawingml/2006/main">
                        <a:graphicData uri="http://schemas.microsoft.com/office/word/2010/wordprocessingShape">
                          <wps:wsp>
                            <wps:cNvSpPr/>
                            <wps:spPr>
                              <a:xfrm>
                                <a:off x="0" y="0"/>
                                <a:ext cx="182880" cy="182880"/>
                              </a:xfrm>
                              <a:prstGeom prst="ellipse">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1958081" w14:textId="5806712D" w:rsidR="004D6E86" w:rsidRPr="003C11F7" w:rsidRDefault="004D6E86" w:rsidP="004D6E86">
                                  <w:pPr>
                                    <w:spacing w:before="0" w:after="0"/>
                                    <w:jc w:val="center"/>
                                    <w:rPr>
                                      <w:sz w:val="16"/>
                                      <w:szCs w:val="16"/>
                                    </w:rPr>
                                  </w:pPr>
                                  <w:r>
                                    <w:rPr>
                                      <w:sz w:val="16"/>
                                      <w:szCs w:val="16"/>
                                    </w:rPr>
                                    <w:t>9</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w:pict>
                    <v:oval id="_x0000_s1068" style="position:absolute;left:0;text-align:left;margin-left:15.45pt;margin-top:309.5pt;width:14.4pt;height:14.4pt;z-index:2516582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red" stroked="f" strokeweight="1pt" w14:anchorId="674E11C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">
                      <v:stroke joinstyle="miter"/>
                      <v:textbox inset="0,0,0,0">
                        <w:txbxContent>
                          <w:p w:rsidRPr="003C11F7" w:rsidR="004D6E86" w:rsidP="004D6E86" w:rsidRDefault="004D6E86" w14:paraId="11958081" w14:textId="5806712D">
                            <w:pPr>
                              <w:spacing w:before="0" w:after="0"/>
                              <w:jc w:val="center"/>
                              <w:rPr>
                                <w:sz w:val="16"/>
                                <w:szCs w:val="16"/>
                              </w:rPr>
                            </w:pPr>
                            <w:r>
                              <w:rPr>
                                <w:sz w:val="16"/>
                                <w:szCs w:val="16"/>
                              </w:rPr>
                              <w:t>9</w:t>
                            </w:r>
                          </w:p>
                        </w:txbxContent>
                      </v:textbox>
                    </v:oval>
                  </w:pict>
                </mc:Fallback>
              </mc:AlternateContent>
            </w:r>
            <w:r w:rsidR="004D6E86">
              <w:rPr>
                <w:noProof/>
              </w:rPr>
              <mc:AlternateContent>
                <mc:Choice Requires="wps">
                  <w:drawing>
                    <wp:anchor distT="0" distB="0" distL="114300" distR="114300" simplePos="0" relativeHeight="251658264" behindDoc="0" locked="0" layoutInCell="1" allowOverlap="1" wp14:anchorId="11859104" wp14:editId="000F47F6">
                      <wp:simplePos x="0" y="0"/>
                      <wp:positionH relativeFrom="column">
                        <wp:posOffset>188595</wp:posOffset>
                      </wp:positionH>
                      <wp:positionV relativeFrom="paragraph">
                        <wp:posOffset>3023870</wp:posOffset>
                      </wp:positionV>
                      <wp:extent cx="182880" cy="182880"/>
                      <wp:effectExtent l="0" t="0" r="7620" b="7620"/>
                      <wp:wrapNone/>
                      <wp:docPr id="1436864775" name="Oval 1"/>
                      <wp:cNvGraphicFramePr/>
                      <a:graphic xmlns:a="http://schemas.openxmlformats.org/drawingml/2006/main">
                        <a:graphicData uri="http://schemas.microsoft.com/office/word/2010/wordprocessingShape">
                          <wps:wsp>
                            <wps:cNvSpPr/>
                            <wps:spPr>
                              <a:xfrm>
                                <a:off x="0" y="0"/>
                                <a:ext cx="182880" cy="182880"/>
                              </a:xfrm>
                              <a:prstGeom prst="ellipse">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210CB92" w14:textId="2ED418DD" w:rsidR="004D6E86" w:rsidRPr="003C11F7" w:rsidRDefault="004D6E86" w:rsidP="004D6E86">
                                  <w:pPr>
                                    <w:spacing w:before="0" w:after="0"/>
                                    <w:jc w:val="center"/>
                                    <w:rPr>
                                      <w:sz w:val="16"/>
                                      <w:szCs w:val="16"/>
                                    </w:rPr>
                                  </w:pPr>
                                  <w:r>
                                    <w:rPr>
                                      <w:sz w:val="16"/>
                                      <w:szCs w:val="16"/>
                                    </w:rPr>
                                    <w:t>7</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w:pict>
                    <v:oval id="_x0000_s1069" style="position:absolute;left:0;text-align:left;margin-left:14.85pt;margin-top:238.1pt;width:14.4pt;height:14.4pt;z-index:251658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red" stroked="f" strokeweight="1pt" w14:anchorId="118591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">
                      <v:stroke joinstyle="miter"/>
                      <v:textbox inset="0,0,0,0">
                        <w:txbxContent>
                          <w:p w:rsidRPr="003C11F7" w:rsidR="004D6E86" w:rsidP="004D6E86" w:rsidRDefault="004D6E86" w14:paraId="4210CB92" w14:textId="2ED418DD">
                            <w:pPr>
                              <w:spacing w:before="0" w:after="0"/>
                              <w:jc w:val="center"/>
                              <w:rPr>
                                <w:sz w:val="16"/>
                                <w:szCs w:val="16"/>
                              </w:rPr>
                            </w:pPr>
                            <w:r>
                              <w:rPr>
                                <w:sz w:val="16"/>
                                <w:szCs w:val="16"/>
                              </w:rPr>
                              <w:t>7</w:t>
                            </w:r>
                          </w:p>
                        </w:txbxContent>
                      </v:textbox>
                    </v:oval>
                  </w:pict>
                </mc:Fallback>
              </mc:AlternateContent>
            </w:r>
            <w:r w:rsidR="004D6E86">
              <w:rPr>
                <w:noProof/>
              </w:rPr>
              <mc:AlternateContent>
                <mc:Choice Requires="wps">
                  <w:drawing>
                    <wp:anchor distT="0" distB="0" distL="114300" distR="114300" simplePos="0" relativeHeight="251658267" behindDoc="0" locked="0" layoutInCell="1" allowOverlap="1" wp14:anchorId="3A84B457" wp14:editId="4387AD51">
                      <wp:simplePos x="0" y="0"/>
                      <wp:positionH relativeFrom="column">
                        <wp:posOffset>188595</wp:posOffset>
                      </wp:positionH>
                      <wp:positionV relativeFrom="paragraph">
                        <wp:posOffset>3260090</wp:posOffset>
                      </wp:positionV>
                      <wp:extent cx="182880" cy="182880"/>
                      <wp:effectExtent l="0" t="0" r="7620" b="7620"/>
                      <wp:wrapNone/>
                      <wp:docPr id="645935931" name="Oval 1"/>
                      <wp:cNvGraphicFramePr/>
                      <a:graphic xmlns:a="http://schemas.openxmlformats.org/drawingml/2006/main">
                        <a:graphicData uri="http://schemas.microsoft.com/office/word/2010/wordprocessingShape">
                          <wps:wsp>
                            <wps:cNvSpPr/>
                            <wps:spPr>
                              <a:xfrm>
                                <a:off x="0" y="0"/>
                                <a:ext cx="182880" cy="182880"/>
                              </a:xfrm>
                              <a:prstGeom prst="ellipse">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16D428B" w14:textId="1E0C6876" w:rsidR="004D6E86" w:rsidRPr="003C11F7" w:rsidRDefault="004D6E86" w:rsidP="004D6E86">
                                  <w:pPr>
                                    <w:spacing w:before="0" w:after="0"/>
                                    <w:jc w:val="center"/>
                                    <w:rPr>
                                      <w:sz w:val="16"/>
                                      <w:szCs w:val="16"/>
                                    </w:rPr>
                                  </w:pPr>
                                  <w:r>
                                    <w:rPr>
                                      <w:sz w:val="16"/>
                                      <w:szCs w:val="16"/>
                                    </w:rPr>
                                    <w:t>8</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w:pict>
                    <v:oval id="_x0000_s1070" style="position:absolute;left:0;text-align:left;margin-left:14.85pt;margin-top:256.7pt;width:14.4pt;height:14.4pt;z-index:25165826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red" stroked="f" strokeweight="1pt" w14:anchorId="3A84B4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">
                      <v:stroke joinstyle="miter"/>
                      <v:textbox inset="0,0,0,0">
                        <w:txbxContent>
                          <w:p w:rsidRPr="003C11F7" w:rsidR="004D6E86" w:rsidP="004D6E86" w:rsidRDefault="004D6E86" w14:paraId="216D428B" w14:textId="1E0C6876">
                            <w:pPr>
                              <w:spacing w:before="0" w:after="0"/>
                              <w:jc w:val="center"/>
                              <w:rPr>
                                <w:sz w:val="16"/>
                                <w:szCs w:val="16"/>
                              </w:rPr>
                            </w:pPr>
                            <w:r>
                              <w:rPr>
                                <w:sz w:val="16"/>
                                <w:szCs w:val="16"/>
                              </w:rPr>
                              <w:t>8</w:t>
                            </w:r>
                          </w:p>
                        </w:txbxContent>
                      </v:textbox>
                    </v:oval>
                  </w:pict>
                </mc:Fallback>
              </mc:AlternateContent>
            </w:r>
            <w:r w:rsidR="004D6E86">
              <w:rPr>
                <w:noProof/>
              </w:rPr>
              <mc:AlternateContent>
                <mc:Choice Requires="wps">
                  <w:drawing>
                    <wp:anchor distT="0" distB="0" distL="114300" distR="114300" simplePos="0" relativeHeight="251658266" behindDoc="0" locked="0" layoutInCell="1" allowOverlap="1" wp14:anchorId="32E62292" wp14:editId="7832B31A">
                      <wp:simplePos x="0" y="0"/>
                      <wp:positionH relativeFrom="margin">
                        <wp:posOffset>287655</wp:posOffset>
                      </wp:positionH>
                      <wp:positionV relativeFrom="paragraph">
                        <wp:posOffset>3759835</wp:posOffset>
                      </wp:positionV>
                      <wp:extent cx="2369820" cy="960120"/>
                      <wp:effectExtent l="0" t="0" r="11430" b="11430"/>
                      <wp:wrapNone/>
                      <wp:docPr id="80897694" name="Rectangle 1"/>
                      <wp:cNvGraphicFramePr/>
                      <a:graphic xmlns:a="http://schemas.openxmlformats.org/drawingml/2006/main">
                        <a:graphicData uri="http://schemas.microsoft.com/office/word/2010/wordprocessingShape">
                          <wps:wsp>
                            <wps:cNvSpPr/>
                            <wps:spPr>
                              <a:xfrm>
                                <a:off x="0" y="0"/>
                                <a:ext cx="2369820" cy="96012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w:pict>
                    <v:rect id="Rectangle 1" style="position:absolute;margin-left:22.65pt;margin-top:296.05pt;width:186.6pt;height:75.6pt;z-index:25165826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red" strokeweight="1pt" w14:anchorId="3C33F1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">
                      <w10:wrap anchorx="margin"/>
                    </v:rect>
                  </w:pict>
                </mc:Fallback>
              </mc:AlternateContent>
            </w:r>
            <w:r w:rsidR="004D6E86">
              <w:rPr>
                <w:noProof/>
              </w:rPr>
              <mc:AlternateContent>
                <mc:Choice Requires="wps">
                  <w:drawing>
                    <wp:anchor distT="0" distB="0" distL="114300" distR="114300" simplePos="0" relativeHeight="251658265" behindDoc="0" locked="0" layoutInCell="1" allowOverlap="1" wp14:anchorId="5D213EB4" wp14:editId="29CBEF75">
                      <wp:simplePos x="0" y="0"/>
                      <wp:positionH relativeFrom="margin">
                        <wp:posOffset>280035</wp:posOffset>
                      </wp:positionH>
                      <wp:positionV relativeFrom="paragraph">
                        <wp:posOffset>3256915</wp:posOffset>
                      </wp:positionV>
                      <wp:extent cx="2377440" cy="464820"/>
                      <wp:effectExtent l="0" t="0" r="22860" b="11430"/>
                      <wp:wrapNone/>
                      <wp:docPr id="740191792" name="Rectangle 1"/>
                      <wp:cNvGraphicFramePr/>
                      <a:graphic xmlns:a="http://schemas.openxmlformats.org/drawingml/2006/main">
                        <a:graphicData uri="http://schemas.microsoft.com/office/word/2010/wordprocessingShape">
                          <wps:wsp>
                            <wps:cNvSpPr/>
                            <wps:spPr>
                              <a:xfrm>
                                <a:off x="0" y="0"/>
                                <a:ext cx="2377440" cy="46482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w:pict>
                    <v:rect id="Rectangle 1" style="position:absolute;margin-left:22.05pt;margin-top:256.45pt;width:187.2pt;height:36.6pt;z-index:25165826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red" strokeweight="1pt" w14:anchorId="5048F4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">
                      <w10:wrap anchorx="margin"/>
                    </v:rect>
                  </w:pict>
                </mc:Fallback>
              </mc:AlternateContent>
            </w:r>
            <w:r w:rsidR="002C1135">
              <w:rPr>
                <w:noProof/>
              </w:rPr>
              <mc:AlternateContent>
                <mc:Choice Requires="wps">
                  <w:drawing>
                    <wp:anchor distT="0" distB="0" distL="114300" distR="114300" simplePos="0" relativeHeight="251658263" behindDoc="0" locked="0" layoutInCell="1" allowOverlap="1" wp14:anchorId="0DB94125" wp14:editId="1B754891">
                      <wp:simplePos x="0" y="0"/>
                      <wp:positionH relativeFrom="margin">
                        <wp:posOffset>280035</wp:posOffset>
                      </wp:positionH>
                      <wp:positionV relativeFrom="paragraph">
                        <wp:posOffset>3043555</wp:posOffset>
                      </wp:positionV>
                      <wp:extent cx="2369820" cy="121920"/>
                      <wp:effectExtent l="0" t="0" r="11430" b="11430"/>
                      <wp:wrapNone/>
                      <wp:docPr id="1183626848" name="Rectangle 1"/>
                      <wp:cNvGraphicFramePr/>
                      <a:graphic xmlns:a="http://schemas.openxmlformats.org/drawingml/2006/main">
                        <a:graphicData uri="http://schemas.microsoft.com/office/word/2010/wordprocessingShape">
                          <wps:wsp>
                            <wps:cNvSpPr/>
                            <wps:spPr>
                              <a:xfrm>
                                <a:off x="0" y="0"/>
                                <a:ext cx="2369820" cy="12192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w:pict>
                    <v:rect id="Rectangle 1" style="position:absolute;margin-left:22.05pt;margin-top:239.65pt;width:186.6pt;height:9.6pt;z-index:25165826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red" strokeweight="1pt" w14:anchorId="7E4CE59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">
                      <w10:wrap anchorx="margin"/>
                    </v:rect>
                  </w:pict>
                </mc:Fallback>
              </mc:AlternateContent>
            </w:r>
            <w:r w:rsidR="002C1135">
              <w:rPr>
                <w:noProof/>
              </w:rPr>
              <mc:AlternateContent>
                <mc:Choice Requires="wps">
                  <w:drawing>
                    <wp:anchor distT="0" distB="0" distL="114300" distR="114300" simplePos="0" relativeHeight="251658257" behindDoc="0" locked="0" layoutInCell="1" allowOverlap="1" wp14:anchorId="3CAE26CD" wp14:editId="631D6E9A">
                      <wp:simplePos x="0" y="0"/>
                      <wp:positionH relativeFrom="margin">
                        <wp:posOffset>394335</wp:posOffset>
                      </wp:positionH>
                      <wp:positionV relativeFrom="paragraph">
                        <wp:posOffset>2715895</wp:posOffset>
                      </wp:positionV>
                      <wp:extent cx="2247900" cy="251460"/>
                      <wp:effectExtent l="0" t="0" r="19050" b="15240"/>
                      <wp:wrapNone/>
                      <wp:docPr id="1467782031" name="Rectangle 1"/>
                      <wp:cNvGraphicFramePr/>
                      <a:graphic xmlns:a="http://schemas.openxmlformats.org/drawingml/2006/main">
                        <a:graphicData uri="http://schemas.microsoft.com/office/word/2010/wordprocessingShape">
                          <wps:wsp>
                            <wps:cNvSpPr/>
                            <wps:spPr>
                              <a:xfrm>
                                <a:off x="0" y="0"/>
                                <a:ext cx="2247900" cy="25146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w:pict>
                    <v:rect id="Rectangle 1" style="position:absolute;margin-left:31.05pt;margin-top:213.85pt;width:177pt;height:19.8pt;z-index:25165825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red" strokeweight="1pt" w14:anchorId="13EB65C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">
                      <w10:wrap anchorx="margin"/>
                    </v:rect>
                  </w:pict>
                </mc:Fallback>
              </mc:AlternateContent>
            </w:r>
            <w:r w:rsidR="002C1135">
              <w:rPr>
                <w:noProof/>
              </w:rPr>
              <mc:AlternateContent>
                <mc:Choice Requires="wps">
                  <w:drawing>
                    <wp:anchor distT="0" distB="0" distL="114300" distR="114300" simplePos="0" relativeHeight="251658262" behindDoc="0" locked="0" layoutInCell="1" allowOverlap="1" wp14:anchorId="09E09FCF" wp14:editId="35A6C775">
                      <wp:simplePos x="0" y="0"/>
                      <wp:positionH relativeFrom="column">
                        <wp:posOffset>310515</wp:posOffset>
                      </wp:positionH>
                      <wp:positionV relativeFrom="paragraph">
                        <wp:posOffset>2658110</wp:posOffset>
                      </wp:positionV>
                      <wp:extent cx="182880" cy="182880"/>
                      <wp:effectExtent l="0" t="0" r="7620" b="7620"/>
                      <wp:wrapNone/>
                      <wp:docPr id="1509444644" name="Oval 1"/>
                      <wp:cNvGraphicFramePr/>
                      <a:graphic xmlns:a="http://schemas.openxmlformats.org/drawingml/2006/main">
                        <a:graphicData uri="http://schemas.microsoft.com/office/word/2010/wordprocessingShape">
                          <wps:wsp>
                            <wps:cNvSpPr/>
                            <wps:spPr>
                              <a:xfrm>
                                <a:off x="0" y="0"/>
                                <a:ext cx="182880" cy="182880"/>
                              </a:xfrm>
                              <a:prstGeom prst="ellipse">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994164D" w14:textId="33CBB214" w:rsidR="002C1135" w:rsidRPr="003C11F7" w:rsidRDefault="002C1135" w:rsidP="002C1135">
                                  <w:pPr>
                                    <w:spacing w:before="0" w:after="0"/>
                                    <w:jc w:val="center"/>
                                    <w:rPr>
                                      <w:sz w:val="16"/>
                                      <w:szCs w:val="16"/>
                                    </w:rPr>
                                  </w:pPr>
                                  <w:r>
                                    <w:rPr>
                                      <w:sz w:val="16"/>
                                      <w:szCs w:val="16"/>
                                    </w:rPr>
                                    <w:t>6</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w:pict>
                    <v:oval id="_x0000_s1071" style="position:absolute;left:0;text-align:left;margin-left:24.45pt;margin-top:209.3pt;width:14.4pt;height:14.4pt;z-index:25165826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red" stroked="f" strokeweight="1pt" w14:anchorId="09E09FC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">
                      <v:stroke joinstyle="miter"/>
                      <v:textbox inset="0,0,0,0">
                        <w:txbxContent>
                          <w:p w:rsidRPr="003C11F7" w:rsidR="002C1135" w:rsidP="002C1135" w:rsidRDefault="002C1135" w14:paraId="4994164D" w14:textId="33CBB214">
                            <w:pPr>
                              <w:spacing w:before="0" w:after="0"/>
                              <w:jc w:val="center"/>
                              <w:rPr>
                                <w:sz w:val="16"/>
                                <w:szCs w:val="16"/>
                              </w:rPr>
                            </w:pPr>
                            <w:r>
                              <w:rPr>
                                <w:sz w:val="16"/>
                                <w:szCs w:val="16"/>
                              </w:rPr>
                              <w:t>6</w:t>
                            </w:r>
                          </w:p>
                        </w:txbxContent>
                      </v:textbox>
                    </v:oval>
                  </w:pict>
                </mc:Fallback>
              </mc:AlternateContent>
            </w:r>
            <w:r w:rsidR="00F63951">
              <w:rPr>
                <w:noProof/>
              </w:rPr>
              <mc:AlternateContent>
                <mc:Choice Requires="wps">
                  <w:drawing>
                    <wp:anchor distT="0" distB="0" distL="114300" distR="114300" simplePos="0" relativeHeight="251658261" behindDoc="0" locked="0" layoutInCell="1" allowOverlap="1" wp14:anchorId="3BA1D82F" wp14:editId="235CE3A3">
                      <wp:simplePos x="0" y="0"/>
                      <wp:positionH relativeFrom="column">
                        <wp:posOffset>1529715</wp:posOffset>
                      </wp:positionH>
                      <wp:positionV relativeFrom="paragraph">
                        <wp:posOffset>1530350</wp:posOffset>
                      </wp:positionV>
                      <wp:extent cx="182880" cy="182880"/>
                      <wp:effectExtent l="0" t="0" r="7620" b="7620"/>
                      <wp:wrapNone/>
                      <wp:docPr id="1242366044" name="Oval 1"/>
                      <wp:cNvGraphicFramePr/>
                      <a:graphic xmlns:a="http://schemas.openxmlformats.org/drawingml/2006/main">
                        <a:graphicData uri="http://schemas.microsoft.com/office/word/2010/wordprocessingShape">
                          <wps:wsp>
                            <wps:cNvSpPr/>
                            <wps:spPr>
                              <a:xfrm>
                                <a:off x="0" y="0"/>
                                <a:ext cx="182880" cy="182880"/>
                              </a:xfrm>
                              <a:prstGeom prst="ellipse">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8A9E6D1" w14:textId="799AA8BC" w:rsidR="00F63951" w:rsidRPr="003C11F7" w:rsidRDefault="00F63951" w:rsidP="00F63951">
                                  <w:pPr>
                                    <w:spacing w:before="0" w:after="0"/>
                                    <w:jc w:val="center"/>
                                    <w:rPr>
                                      <w:sz w:val="16"/>
                                      <w:szCs w:val="16"/>
                                    </w:rPr>
                                  </w:pPr>
                                  <w:r>
                                    <w:rPr>
                                      <w:sz w:val="16"/>
                                      <w:szCs w:val="16"/>
                                    </w:rPr>
                                    <w:t>5</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w:pict>
                    <v:oval id="_x0000_s1072" style="position:absolute;left:0;text-align:left;margin-left:120.45pt;margin-top:120.5pt;width:14.4pt;height:14.4pt;z-index:25165826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red" stroked="f" strokeweight="1pt" w14:anchorId="3BA1D82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">
                      <v:stroke joinstyle="miter"/>
                      <v:textbox inset="0,0,0,0">
                        <w:txbxContent>
                          <w:p w:rsidRPr="003C11F7" w:rsidR="00F63951" w:rsidP="00F63951" w:rsidRDefault="00F63951" w14:paraId="58A9E6D1" w14:textId="799AA8BC">
                            <w:pPr>
                              <w:spacing w:before="0" w:after="0"/>
                              <w:jc w:val="center"/>
                              <w:rPr>
                                <w:sz w:val="16"/>
                                <w:szCs w:val="16"/>
                              </w:rPr>
                            </w:pPr>
                            <w:r>
                              <w:rPr>
                                <w:sz w:val="16"/>
                                <w:szCs w:val="16"/>
                              </w:rPr>
                              <w:t>5</w:t>
                            </w:r>
                          </w:p>
                        </w:txbxContent>
                      </v:textbox>
                    </v:oval>
                  </w:pict>
                </mc:Fallback>
              </mc:AlternateContent>
            </w:r>
            <w:r w:rsidR="00F63951">
              <w:rPr>
                <w:noProof/>
              </w:rPr>
              <mc:AlternateContent>
                <mc:Choice Requires="wps">
                  <w:drawing>
                    <wp:anchor distT="0" distB="0" distL="114300" distR="114300" simplePos="0" relativeHeight="251658260" behindDoc="0" locked="0" layoutInCell="1" allowOverlap="1" wp14:anchorId="221C6978" wp14:editId="62262214">
                      <wp:simplePos x="0" y="0"/>
                      <wp:positionH relativeFrom="column">
                        <wp:posOffset>455295</wp:posOffset>
                      </wp:positionH>
                      <wp:positionV relativeFrom="paragraph">
                        <wp:posOffset>2185670</wp:posOffset>
                      </wp:positionV>
                      <wp:extent cx="182880" cy="182880"/>
                      <wp:effectExtent l="0" t="0" r="7620" b="7620"/>
                      <wp:wrapNone/>
                      <wp:docPr id="959538603" name="Oval 1"/>
                      <wp:cNvGraphicFramePr/>
                      <a:graphic xmlns:a="http://schemas.openxmlformats.org/drawingml/2006/main">
                        <a:graphicData uri="http://schemas.microsoft.com/office/word/2010/wordprocessingShape">
                          <wps:wsp>
                            <wps:cNvSpPr/>
                            <wps:spPr>
                              <a:xfrm>
                                <a:off x="0" y="0"/>
                                <a:ext cx="182880" cy="182880"/>
                              </a:xfrm>
                              <a:prstGeom prst="ellipse">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DD6BDA3" w14:textId="336584F1" w:rsidR="00F63951" w:rsidRPr="003C11F7" w:rsidRDefault="00F63951" w:rsidP="00F63951">
                                  <w:pPr>
                                    <w:spacing w:before="0" w:after="0"/>
                                    <w:jc w:val="center"/>
                                    <w:rPr>
                                      <w:sz w:val="16"/>
                                      <w:szCs w:val="16"/>
                                    </w:rPr>
                                  </w:pPr>
                                  <w:r>
                                    <w:rPr>
                                      <w:sz w:val="16"/>
                                      <w:szCs w:val="16"/>
                                    </w:rPr>
                                    <w:t>4</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w:pict>
                    <v:oval id="_x0000_s1073" style="position:absolute;left:0;text-align:left;margin-left:35.85pt;margin-top:172.1pt;width:14.4pt;height:14.4pt;z-index:2516582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red" stroked="f" strokeweight="1pt" w14:anchorId="221C69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">
                      <v:stroke joinstyle="miter"/>
                      <v:textbox inset="0,0,0,0">
                        <w:txbxContent>
                          <w:p w:rsidRPr="003C11F7" w:rsidR="00F63951" w:rsidP="00F63951" w:rsidRDefault="00F63951" w14:paraId="4DD6BDA3" w14:textId="336584F1">
                            <w:pPr>
                              <w:spacing w:before="0" w:after="0"/>
                              <w:jc w:val="center"/>
                              <w:rPr>
                                <w:sz w:val="16"/>
                                <w:szCs w:val="16"/>
                              </w:rPr>
                            </w:pPr>
                            <w:r>
                              <w:rPr>
                                <w:sz w:val="16"/>
                                <w:szCs w:val="16"/>
                              </w:rPr>
                              <w:t>4</w:t>
                            </w:r>
                          </w:p>
                        </w:txbxContent>
                      </v:textbox>
                    </v:oval>
                  </w:pict>
                </mc:Fallback>
              </mc:AlternateContent>
            </w:r>
            <w:r w:rsidR="00F63951">
              <w:rPr>
                <w:noProof/>
              </w:rPr>
              <mc:AlternateContent>
                <mc:Choice Requires="wps">
                  <w:drawing>
                    <wp:anchor distT="0" distB="0" distL="114300" distR="114300" simplePos="0" relativeHeight="251658259" behindDoc="0" locked="0" layoutInCell="1" allowOverlap="1" wp14:anchorId="2EE90A08" wp14:editId="7617F925">
                      <wp:simplePos x="0" y="0"/>
                      <wp:positionH relativeFrom="margin">
                        <wp:posOffset>1621155</wp:posOffset>
                      </wp:positionH>
                      <wp:positionV relativeFrom="paragraph">
                        <wp:posOffset>1496695</wp:posOffset>
                      </wp:positionV>
                      <wp:extent cx="1028700" cy="624840"/>
                      <wp:effectExtent l="0" t="0" r="19050" b="22860"/>
                      <wp:wrapNone/>
                      <wp:docPr id="125675608" name="Rectangle 1"/>
                      <wp:cNvGraphicFramePr/>
                      <a:graphic xmlns:a="http://schemas.openxmlformats.org/drawingml/2006/main">
                        <a:graphicData uri="http://schemas.microsoft.com/office/word/2010/wordprocessingShape">
                          <wps:wsp>
                            <wps:cNvSpPr/>
                            <wps:spPr>
                              <a:xfrm>
                                <a:off x="0" y="0"/>
                                <a:ext cx="1028700" cy="62484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w:pict>
                    <v:rect id="Rectangle 1" style="position:absolute;margin-left:127.65pt;margin-top:117.85pt;width:81pt;height:49.2pt;z-index:25165825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red" strokeweight="1pt" w14:anchorId="704C23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">
                      <w10:wrap anchorx="margin"/>
                    </v:rect>
                  </w:pict>
                </mc:Fallback>
              </mc:AlternateContent>
            </w:r>
            <w:r w:rsidR="008069C3">
              <w:rPr>
                <w:noProof/>
              </w:rPr>
              <mc:AlternateContent>
                <mc:Choice Requires="wps">
                  <w:drawing>
                    <wp:anchor distT="0" distB="0" distL="114300" distR="114300" simplePos="0" relativeHeight="251658258" behindDoc="0" locked="0" layoutInCell="1" allowOverlap="1" wp14:anchorId="3D025883" wp14:editId="764432D9">
                      <wp:simplePos x="0" y="0"/>
                      <wp:positionH relativeFrom="column">
                        <wp:posOffset>752475</wp:posOffset>
                      </wp:positionH>
                      <wp:positionV relativeFrom="paragraph">
                        <wp:posOffset>1537970</wp:posOffset>
                      </wp:positionV>
                      <wp:extent cx="182880" cy="182880"/>
                      <wp:effectExtent l="0" t="0" r="7620" b="7620"/>
                      <wp:wrapNone/>
                      <wp:docPr id="1521654579" name="Oval 1"/>
                      <wp:cNvGraphicFramePr/>
                      <a:graphic xmlns:a="http://schemas.openxmlformats.org/drawingml/2006/main">
                        <a:graphicData uri="http://schemas.microsoft.com/office/word/2010/wordprocessingShape">
                          <wps:wsp>
                            <wps:cNvSpPr/>
                            <wps:spPr>
                              <a:xfrm>
                                <a:off x="0" y="0"/>
                                <a:ext cx="182880" cy="182880"/>
                              </a:xfrm>
                              <a:prstGeom prst="ellipse">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808FB85" w14:textId="36AE840E" w:rsidR="008069C3" w:rsidRPr="003C11F7" w:rsidRDefault="008069C3" w:rsidP="008069C3">
                                  <w:pPr>
                                    <w:spacing w:before="0" w:after="0"/>
                                    <w:jc w:val="center"/>
                                    <w:rPr>
                                      <w:sz w:val="16"/>
                                      <w:szCs w:val="16"/>
                                    </w:rPr>
                                  </w:pPr>
                                  <w:r>
                                    <w:rPr>
                                      <w:sz w:val="16"/>
                                      <w:szCs w:val="16"/>
                                    </w:rPr>
                                    <w:t>3</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w:pict>
                    <v:oval id="_x0000_s1074" style="position:absolute;left:0;text-align:left;margin-left:59.25pt;margin-top:121.1pt;width:14.4pt;height:14.4pt;z-index:2516582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red" stroked="f" strokeweight="1pt" w14:anchorId="3D0258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">
                      <v:stroke joinstyle="miter"/>
                      <v:textbox inset="0,0,0,0">
                        <w:txbxContent>
                          <w:p w:rsidRPr="003C11F7" w:rsidR="008069C3" w:rsidP="008069C3" w:rsidRDefault="008069C3" w14:paraId="7808FB85" w14:textId="36AE840E">
                            <w:pPr>
                              <w:spacing w:before="0" w:after="0"/>
                              <w:jc w:val="center"/>
                              <w:rPr>
                                <w:sz w:val="16"/>
                                <w:szCs w:val="16"/>
                              </w:rPr>
                            </w:pPr>
                            <w:r>
                              <w:rPr>
                                <w:sz w:val="16"/>
                                <w:szCs w:val="16"/>
                              </w:rPr>
                              <w:t>3</w:t>
                            </w:r>
                          </w:p>
                        </w:txbxContent>
                      </v:textbox>
                    </v:oval>
                  </w:pict>
                </mc:Fallback>
              </mc:AlternateContent>
            </w:r>
            <w:r w:rsidR="00381CF8">
              <w:rPr>
                <w:noProof/>
              </w:rPr>
              <mc:AlternateContent>
                <mc:Choice Requires="wps">
                  <w:drawing>
                    <wp:anchor distT="0" distB="0" distL="114300" distR="114300" simplePos="0" relativeHeight="251658255" behindDoc="0" locked="0" layoutInCell="1" allowOverlap="1" wp14:anchorId="06713EA9" wp14:editId="40F2B1BC">
                      <wp:simplePos x="0" y="0"/>
                      <wp:positionH relativeFrom="margin">
                        <wp:posOffset>851535</wp:posOffset>
                      </wp:positionH>
                      <wp:positionV relativeFrom="paragraph">
                        <wp:posOffset>1534795</wp:posOffset>
                      </wp:positionV>
                      <wp:extent cx="632460" cy="571500"/>
                      <wp:effectExtent l="0" t="0" r="15240" b="19050"/>
                      <wp:wrapNone/>
                      <wp:docPr id="1358265866" name="Rectangle 1"/>
                      <wp:cNvGraphicFramePr/>
                      <a:graphic xmlns:a="http://schemas.openxmlformats.org/drawingml/2006/main">
                        <a:graphicData uri="http://schemas.microsoft.com/office/word/2010/wordprocessingShape">
                          <wps:wsp>
                            <wps:cNvSpPr/>
                            <wps:spPr>
                              <a:xfrm>
                                <a:off x="0" y="0"/>
                                <a:ext cx="632460" cy="57150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w:pict>
                    <v:rect id="Rectangle 1" style="position:absolute;margin-left:67.05pt;margin-top:120.85pt;width:49.8pt;height:45pt;z-index:25165825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red" strokeweight="1pt" w14:anchorId="679F79C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">
                      <w10:wrap anchorx="margin"/>
                    </v:rect>
                  </w:pict>
                </mc:Fallback>
              </mc:AlternateContent>
            </w:r>
            <w:r w:rsidR="00635FF2">
              <w:rPr>
                <w:noProof/>
              </w:rPr>
              <mc:AlternateContent>
                <mc:Choice Requires="wps">
                  <w:drawing>
                    <wp:anchor distT="0" distB="0" distL="114300" distR="114300" simplePos="0" relativeHeight="251658254" behindDoc="0" locked="0" layoutInCell="1" allowOverlap="1" wp14:anchorId="68C28C9D" wp14:editId="61D85036">
                      <wp:simplePos x="0" y="0"/>
                      <wp:positionH relativeFrom="column">
                        <wp:posOffset>173355</wp:posOffset>
                      </wp:positionH>
                      <wp:positionV relativeFrom="paragraph">
                        <wp:posOffset>1454150</wp:posOffset>
                      </wp:positionV>
                      <wp:extent cx="182880" cy="182880"/>
                      <wp:effectExtent l="0" t="0" r="7620" b="7620"/>
                      <wp:wrapNone/>
                      <wp:docPr id="2129566402" name="Oval 1"/>
                      <wp:cNvGraphicFramePr/>
                      <a:graphic xmlns:a="http://schemas.openxmlformats.org/drawingml/2006/main">
                        <a:graphicData uri="http://schemas.microsoft.com/office/word/2010/wordprocessingShape">
                          <wps:wsp>
                            <wps:cNvSpPr/>
                            <wps:spPr>
                              <a:xfrm>
                                <a:off x="0" y="0"/>
                                <a:ext cx="182880" cy="182880"/>
                              </a:xfrm>
                              <a:prstGeom prst="ellipse">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3F0056E" w14:textId="5C63026D" w:rsidR="00635FF2" w:rsidRPr="003C11F7" w:rsidRDefault="00635FF2" w:rsidP="00635FF2">
                                  <w:pPr>
                                    <w:spacing w:before="0" w:after="0"/>
                                    <w:jc w:val="center"/>
                                    <w:rPr>
                                      <w:sz w:val="16"/>
                                      <w:szCs w:val="16"/>
                                    </w:rPr>
                                  </w:pPr>
                                  <w:r>
                                    <w:rPr>
                                      <w:sz w:val="16"/>
                                      <w:szCs w:val="16"/>
                                    </w:rPr>
                                    <w:t>2</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w:pict>
                    <v:oval id="_x0000_s1075" style="position:absolute;left:0;text-align:left;margin-left:13.65pt;margin-top:114.5pt;width:14.4pt;height:14.4pt;z-index:2516582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red" stroked="f" strokeweight="1pt" w14:anchorId="68C28C9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">
                      <v:stroke joinstyle="miter"/>
                      <v:textbox inset="0,0,0,0">
                        <w:txbxContent>
                          <w:p w:rsidRPr="003C11F7" w:rsidR="00635FF2" w:rsidP="00635FF2" w:rsidRDefault="00635FF2" w14:paraId="03F0056E" w14:textId="5C63026D">
                            <w:pPr>
                              <w:spacing w:before="0" w:after="0"/>
                              <w:jc w:val="center"/>
                              <w:rPr>
                                <w:sz w:val="16"/>
                                <w:szCs w:val="16"/>
                              </w:rPr>
                            </w:pPr>
                            <w:r>
                              <w:rPr>
                                <w:sz w:val="16"/>
                                <w:szCs w:val="16"/>
                              </w:rPr>
                              <w:t>2</w:t>
                            </w:r>
                          </w:p>
                        </w:txbxContent>
                      </v:textbox>
                    </v:oval>
                  </w:pict>
                </mc:Fallback>
              </mc:AlternateContent>
            </w:r>
            <w:r w:rsidR="00635FF2">
              <w:rPr>
                <w:noProof/>
              </w:rPr>
              <mc:AlternateContent>
                <mc:Choice Requires="wps">
                  <w:drawing>
                    <wp:anchor distT="0" distB="0" distL="114300" distR="114300" simplePos="0" relativeHeight="251658252" behindDoc="0" locked="0" layoutInCell="1" allowOverlap="1" wp14:anchorId="3A188995" wp14:editId="58ED0C40">
                      <wp:simplePos x="0" y="0"/>
                      <wp:positionH relativeFrom="column">
                        <wp:posOffset>158115</wp:posOffset>
                      </wp:positionH>
                      <wp:positionV relativeFrom="paragraph">
                        <wp:posOffset>425450</wp:posOffset>
                      </wp:positionV>
                      <wp:extent cx="182880" cy="182880"/>
                      <wp:effectExtent l="0" t="0" r="7620" b="7620"/>
                      <wp:wrapNone/>
                      <wp:docPr id="810633846" name="Oval 1"/>
                      <wp:cNvGraphicFramePr/>
                      <a:graphic xmlns:a="http://schemas.openxmlformats.org/drawingml/2006/main">
                        <a:graphicData uri="http://schemas.microsoft.com/office/word/2010/wordprocessingShape">
                          <wps:wsp>
                            <wps:cNvSpPr/>
                            <wps:spPr>
                              <a:xfrm>
                                <a:off x="0" y="0"/>
                                <a:ext cx="182880" cy="182880"/>
                              </a:xfrm>
                              <a:prstGeom prst="ellipse">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77DF003" w14:textId="3483B87A" w:rsidR="005A32CB" w:rsidRPr="003C11F7" w:rsidRDefault="005A32CB" w:rsidP="005A32CB">
                                  <w:pPr>
                                    <w:spacing w:before="0" w:after="0"/>
                                    <w:jc w:val="center"/>
                                    <w:rPr>
                                      <w:sz w:val="16"/>
                                      <w:szCs w:val="16"/>
                                    </w:rPr>
                                  </w:pPr>
                                  <w:r>
                                    <w:rPr>
                                      <w:sz w:val="16"/>
                                      <w:szCs w:val="16"/>
                                    </w:rPr>
                                    <w:t>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w:pict>
                    <v:oval id="_x0000_s1076" style="position:absolute;left:0;text-align:left;margin-left:12.45pt;margin-top:33.5pt;width:14.4pt;height:14.4pt;z-index:2516582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red" stroked="f" strokeweight="1pt" w14:anchorId="3A188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">
                      <v:stroke joinstyle="miter"/>
                      <v:textbox inset="0,0,0,0">
                        <w:txbxContent>
                          <w:p w:rsidRPr="003C11F7" w:rsidR="005A32CB" w:rsidP="005A32CB" w:rsidRDefault="005A32CB" w14:paraId="177DF003" w14:textId="3483B87A">
                            <w:pPr>
                              <w:spacing w:before="0" w:after="0"/>
                              <w:jc w:val="center"/>
                              <w:rPr>
                                <w:sz w:val="16"/>
                                <w:szCs w:val="16"/>
                              </w:rPr>
                            </w:pPr>
                            <w:r>
                              <w:rPr>
                                <w:sz w:val="16"/>
                                <w:szCs w:val="16"/>
                              </w:rPr>
                              <w:t>1</w:t>
                            </w:r>
                          </w:p>
                        </w:txbxContent>
                      </v:textbox>
                    </v:oval>
                  </w:pict>
                </mc:Fallback>
              </mc:AlternateContent>
            </w:r>
            <w:r w:rsidR="00635FF2">
              <w:rPr>
                <w:noProof/>
              </w:rPr>
              <mc:AlternateContent>
                <mc:Choice Requires="wps">
                  <w:drawing>
                    <wp:anchor distT="0" distB="0" distL="114300" distR="114300" simplePos="0" relativeHeight="251658253" behindDoc="0" locked="0" layoutInCell="1" allowOverlap="1" wp14:anchorId="6E0CBA0E" wp14:editId="2F7D1829">
                      <wp:simplePos x="0" y="0"/>
                      <wp:positionH relativeFrom="column">
                        <wp:posOffset>280035</wp:posOffset>
                      </wp:positionH>
                      <wp:positionV relativeFrom="paragraph">
                        <wp:posOffset>1405255</wp:posOffset>
                      </wp:positionV>
                      <wp:extent cx="2407920" cy="1569720"/>
                      <wp:effectExtent l="0" t="0" r="11430" b="11430"/>
                      <wp:wrapNone/>
                      <wp:docPr id="848255077" name="Rectangle 1"/>
                      <wp:cNvGraphicFramePr/>
                      <a:graphic xmlns:a="http://schemas.openxmlformats.org/drawingml/2006/main">
                        <a:graphicData uri="http://schemas.microsoft.com/office/word/2010/wordprocessingShape">
                          <wps:wsp>
                            <wps:cNvSpPr/>
                            <wps:spPr>
                              <a:xfrm>
                                <a:off x="0" y="0"/>
                                <a:ext cx="2407920" cy="156972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w:pict>
                    <v:rect id="Rectangle 1" style="position:absolute;margin-left:22.05pt;margin-top:110.65pt;width:189.6pt;height:123.6pt;z-index:2516582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red" strokeweight="1pt" w14:anchorId="0172A0B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"/>
                  </w:pict>
                </mc:Fallback>
              </mc:AlternateContent>
            </w:r>
            <w:r w:rsidR="005A32CB">
              <w:rPr>
                <w:noProof/>
              </w:rPr>
              <mc:AlternateContent>
                <mc:Choice Requires="wps">
                  <w:drawing>
                    <wp:anchor distT="0" distB="0" distL="114300" distR="114300" simplePos="0" relativeHeight="251658251" behindDoc="0" locked="0" layoutInCell="1" allowOverlap="1" wp14:anchorId="3C1B8E1A" wp14:editId="6C639CD2">
                      <wp:simplePos x="0" y="0"/>
                      <wp:positionH relativeFrom="column">
                        <wp:posOffset>272415</wp:posOffset>
                      </wp:positionH>
                      <wp:positionV relativeFrom="paragraph">
                        <wp:posOffset>399415</wp:posOffset>
                      </wp:positionV>
                      <wp:extent cx="2392680" cy="960120"/>
                      <wp:effectExtent l="0" t="0" r="26670" b="11430"/>
                      <wp:wrapNone/>
                      <wp:docPr id="214875538" name="Rectangle 1"/>
                      <wp:cNvGraphicFramePr/>
                      <a:graphic xmlns:a="http://schemas.openxmlformats.org/drawingml/2006/main">
                        <a:graphicData uri="http://schemas.microsoft.com/office/word/2010/wordprocessingShape">
                          <wps:wsp>
                            <wps:cNvSpPr/>
                            <wps:spPr>
                              <a:xfrm>
                                <a:off x="0" y="0"/>
                                <a:ext cx="2392680" cy="96012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w:pict>
                    <v:rect id="Rectangle 1" style="position:absolute;margin-left:21.45pt;margin-top:31.45pt;width:188.4pt;height:75.6pt;z-index:2516582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red" strokeweight="1pt" w14:anchorId="56F8673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"/>
                  </w:pict>
                </mc:Fallback>
              </mc:AlternateContent>
            </w:r>
            <w:r w:rsidR="00C34F1F" w:rsidRPr="00C34F1F">
              <w:rPr>
                <w:noProof/>
              </w:rPr>
              <w:drawing>
                <wp:inline distT="0" distB="0" distL="0" distR="0" wp14:anchorId="3EDCBF82" wp14:editId="188A6CCC">
                  <wp:extent cx="2676881" cy="4709160"/>
                  <wp:effectExtent l="0" t="0" r="9525" b="0"/>
                  <wp:docPr id="8974527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452739" name="Picture 1" descr="A screenshot of a computer&#10;&#10;AI-generated content may be incorrect."/>
                          <pic:cNvPicPr/>
                        </pic:nvPicPr>
                        <pic:blipFill>
                          <a:blip r:embed="rId16"/>
                          <a:stretch>
                            <a:fillRect/>
                          </a:stretch>
                        </pic:blipFill>
                        <pic:spPr>
                          <a:xfrm>
                            <a:off x="0" y="0"/>
                            <a:ext cx="2680981" cy="4716372"/>
                          </a:xfrm>
                          <a:prstGeom prst="rect">
                            <a:avLst/>
                          </a:prstGeom>
                        </pic:spPr>
                      </pic:pic>
                    </a:graphicData>
                  </a:graphic>
                </wp:inline>
              </w:drawing>
            </w:r>
          </w:p>
        </w:tc>
      </w:tr>
    </w:tbl>
    <w:p w14:paraId="1C19BC1B" w14:textId="6BFD9BEB" w:rsidR="00EA26E3" w:rsidRPr="00C01057" w:rsidRDefault="00EA26E3" w:rsidP="00EA26E3">
      <w:r w:rsidRPr="002F13D1">
        <w:rPr>
          <w:b/>
          <w:bCs/>
        </w:rPr>
        <w:t xml:space="preserve">The tool also </w:t>
      </w:r>
      <w:r w:rsidRPr="00EC59CD">
        <w:rPr>
          <w:b/>
          <w:bCs/>
        </w:rPr>
        <w:t>has</w:t>
      </w:r>
      <w:r w:rsidRPr="002F13D1">
        <w:rPr>
          <w:b/>
          <w:bCs/>
        </w:rPr>
        <w:t xml:space="preserve"> </w:t>
      </w:r>
      <w:r>
        <w:rPr>
          <w:b/>
          <w:bCs/>
        </w:rPr>
        <w:t>some</w:t>
      </w:r>
      <w:r w:rsidRPr="002F13D1">
        <w:rPr>
          <w:b/>
          <w:bCs/>
        </w:rPr>
        <w:t xml:space="preserve"> hidden </w:t>
      </w:r>
      <w:r w:rsidRPr="00EC59CD">
        <w:rPr>
          <w:b/>
          <w:bCs/>
        </w:rPr>
        <w:t>sheets</w:t>
      </w:r>
      <w:r w:rsidRPr="002F13D1">
        <w:rPr>
          <w:b/>
          <w:bCs/>
        </w:rPr>
        <w:t xml:space="preserve"> with the </w:t>
      </w:r>
      <w:r>
        <w:rPr>
          <w:b/>
          <w:bCs/>
        </w:rPr>
        <w:t>backend</w:t>
      </w:r>
      <w:r w:rsidRPr="002F13D1">
        <w:rPr>
          <w:b/>
          <w:bCs/>
        </w:rPr>
        <w:t xml:space="preserve"> data</w:t>
      </w:r>
      <w:r>
        <w:t xml:space="preserve">. The “_Data” sheet has a table with all the information for official sources used by the tool. The “_Estimations” </w:t>
      </w:r>
      <w:r w:rsidR="004B2DDF">
        <w:t xml:space="preserve">sheet </w:t>
      </w:r>
      <w:r>
        <w:t>has some figures estimated by the World Ba</w:t>
      </w:r>
      <w:r w:rsidR="00A12675">
        <w:t>n</w:t>
      </w:r>
      <w:r>
        <w:t>k</w:t>
      </w:r>
      <w:r w:rsidR="00A12675">
        <w:t>,</w:t>
      </w:r>
      <w:r>
        <w:t xml:space="preserve"> including the data used and estimated in the efficiency analysis. The “_States” </w:t>
      </w:r>
      <w:r w:rsidR="000B08ED">
        <w:t xml:space="preserve">sheet </w:t>
      </w:r>
      <w:r>
        <w:t>include</w:t>
      </w:r>
      <w:r w:rsidR="000B08ED">
        <w:t>s</w:t>
      </w:r>
      <w:r>
        <w:t xml:space="preserve"> some backend tables, including the list of states and the suggested comparison states for each state. Although these sheets can be unhid</w:t>
      </w:r>
      <w:r w:rsidR="001D0199">
        <w:t>den</w:t>
      </w:r>
      <w:r>
        <w:t xml:space="preserve"> using </w:t>
      </w:r>
      <w:r w:rsidR="001D0199">
        <w:t>E</w:t>
      </w:r>
      <w:r>
        <w:t>xcel, the end users generally do not need to do so</w:t>
      </w:r>
      <w:r w:rsidR="009C00C8">
        <w:t>,</w:t>
      </w:r>
      <w:r>
        <w:t xml:space="preserve"> as the tool offer</w:t>
      </w:r>
      <w:r w:rsidR="00187E68">
        <w:t>s an</w:t>
      </w:r>
      <w:r>
        <w:t xml:space="preserve"> instrument to analyze this information.</w:t>
      </w:r>
      <w:r w:rsidR="000B08ED">
        <w:t xml:space="preserve"> To unhide a sheet, </w:t>
      </w:r>
      <w:r w:rsidR="00B434DB">
        <w:t>right-click on any sheet’s tab, select “</w:t>
      </w:r>
      <w:r w:rsidR="00B434DB" w:rsidRPr="00163A84">
        <w:rPr>
          <w:u w:val="single"/>
        </w:rPr>
        <w:t>U</w:t>
      </w:r>
      <w:r w:rsidR="00B434DB">
        <w:t>nhide…”, and select the sheet of interest.</w:t>
      </w:r>
    </w:p>
    <w:p w14:paraId="3B825392" w14:textId="2881DAE2" w:rsidR="00557181" w:rsidRDefault="00D411D4" w:rsidP="00557181">
      <w:r w:rsidRPr="5B920272">
        <w:rPr>
          <w:b/>
          <w:bCs/>
        </w:rPr>
        <w:t>Except for</w:t>
      </w:r>
      <w:r w:rsidR="00621E11" w:rsidRPr="5B920272">
        <w:rPr>
          <w:b/>
          <w:bCs/>
        </w:rPr>
        <w:t xml:space="preserve"> the cover sheet of </w:t>
      </w:r>
      <w:r w:rsidR="008930EB" w:rsidRPr="5B920272">
        <w:rPr>
          <w:b/>
          <w:bCs/>
        </w:rPr>
        <w:t>each</w:t>
      </w:r>
      <w:r w:rsidR="00621E11" w:rsidRPr="5B920272">
        <w:rPr>
          <w:b/>
          <w:bCs/>
        </w:rPr>
        <w:t xml:space="preserve"> group, </w:t>
      </w:r>
      <w:r w:rsidR="00D11920" w:rsidRPr="5B920272">
        <w:rPr>
          <w:b/>
          <w:bCs/>
        </w:rPr>
        <w:t>each sheet has one or more visualization modules</w:t>
      </w:r>
      <w:r w:rsidR="00557181" w:rsidRPr="5B920272">
        <w:rPr>
          <w:b/>
          <w:bCs/>
        </w:rPr>
        <w:t xml:space="preserve"> with the same </w:t>
      </w:r>
      <w:r w:rsidR="0020122F" w:rsidRPr="5B920272">
        <w:rPr>
          <w:b/>
          <w:bCs/>
        </w:rPr>
        <w:t>components</w:t>
      </w:r>
      <w:r w:rsidR="00557181" w:rsidRPr="5B920272">
        <w:rPr>
          <w:b/>
          <w:bCs/>
        </w:rPr>
        <w:t>.</w:t>
      </w:r>
      <w:r w:rsidR="0020122F">
        <w:t xml:space="preserve"> </w:t>
      </w:r>
      <w:r w:rsidR="00395F54">
        <w:t>E</w:t>
      </w:r>
      <w:r w:rsidR="00037C4E">
        <w:t>ach visualization mod</w:t>
      </w:r>
      <w:r w:rsidR="00D926CD">
        <w:t xml:space="preserve">ule has </w:t>
      </w:r>
      <w:r w:rsidR="007E694C">
        <w:t xml:space="preserve">one or more </w:t>
      </w:r>
      <w:r w:rsidR="00196A0D">
        <w:t xml:space="preserve">suggested </w:t>
      </w:r>
      <w:r w:rsidR="007E694C">
        <w:t>table or chart</w:t>
      </w:r>
      <w:r w:rsidR="005A32CB">
        <w:t xml:space="preserve"> (</w:t>
      </w:r>
      <w:r>
        <w:fldChar w:fldCharType="begin"/>
      </w:r>
      <w:r>
        <w:instrText xml:space="preserve"> REF _Ref197332386 \h </w:instrText>
      </w:r>
      <w:r>
        <w:fldChar w:fldCharType="separate"/>
      </w:r>
      <w:r w:rsidR="00AF069E">
        <w:t xml:space="preserve">Figure </w:t>
      </w:r>
      <w:r w:rsidR="00AF069E" w:rsidRPr="5B920272">
        <w:rPr>
          <w:noProof/>
        </w:rPr>
        <w:t>4</w:t>
      </w:r>
      <w:r>
        <w:fldChar w:fldCharType="end"/>
      </w:r>
      <w:r w:rsidR="005A32CB">
        <w:t>) [1]</w:t>
      </w:r>
      <w:r w:rsidR="007E694C">
        <w:t>.</w:t>
      </w:r>
      <w:r w:rsidR="00D926CD">
        <w:t xml:space="preserve"> </w:t>
      </w:r>
      <w:r w:rsidR="00123839">
        <w:t>Below</w:t>
      </w:r>
      <w:r w:rsidR="00D926CD">
        <w:t xml:space="preserve"> the visualization, it has </w:t>
      </w:r>
      <w:r w:rsidR="0017514A">
        <w:t>one o</w:t>
      </w:r>
      <w:r w:rsidR="00123839">
        <w:t xml:space="preserve">r </w:t>
      </w:r>
      <w:r w:rsidR="0017514A">
        <w:t>more orange boxes</w:t>
      </w:r>
      <w:r w:rsidR="002011E1">
        <w:t xml:space="preserve"> </w:t>
      </w:r>
      <w:r w:rsidR="00635FF2">
        <w:t xml:space="preserve">[2] </w:t>
      </w:r>
      <w:r w:rsidR="002011E1">
        <w:t>where user</w:t>
      </w:r>
      <w:r w:rsidR="00661B56">
        <w:t>s</w:t>
      </w:r>
      <w:r w:rsidR="002011E1">
        <w:t xml:space="preserve"> can edit </w:t>
      </w:r>
      <w:r w:rsidR="00381CF8">
        <w:t>variable names</w:t>
      </w:r>
      <w:r w:rsidR="002F752B">
        <w:t xml:space="preserve"> [3]</w:t>
      </w:r>
      <w:r w:rsidR="00381CF8">
        <w:t>, edit the visualization title and sources [4],</w:t>
      </w:r>
      <w:r w:rsidR="002011E1">
        <w:t xml:space="preserve"> </w:t>
      </w:r>
      <w:r w:rsidR="000D73A3">
        <w:t xml:space="preserve">evaluate the </w:t>
      </w:r>
      <w:r w:rsidR="006A6A43">
        <w:t xml:space="preserve">state coverage </w:t>
      </w:r>
      <w:r w:rsidR="000D73A3">
        <w:t>of data</w:t>
      </w:r>
      <w:r w:rsidR="002F752B">
        <w:t xml:space="preserve"> [</w:t>
      </w:r>
      <w:r w:rsidR="00381CF8">
        <w:t>5</w:t>
      </w:r>
      <w:r w:rsidR="002F752B">
        <w:t>],</w:t>
      </w:r>
      <w:r w:rsidR="000D73A3">
        <w:t xml:space="preserve"> </w:t>
      </w:r>
      <w:r w:rsidR="006A6A43">
        <w:t xml:space="preserve">and </w:t>
      </w:r>
      <w:r w:rsidR="00C54092">
        <w:t xml:space="preserve">set </w:t>
      </w:r>
      <w:r w:rsidR="00B760F0">
        <w:t>parameters</w:t>
      </w:r>
      <w:r w:rsidR="00C54092">
        <w:t xml:space="preserve"> to </w:t>
      </w:r>
      <w:r w:rsidR="00B760F0">
        <w:t xml:space="preserve">produce the </w:t>
      </w:r>
      <w:r w:rsidR="00381CF8">
        <w:t>visualization</w:t>
      </w:r>
      <w:r w:rsidR="00B760F0">
        <w:t xml:space="preserve"> </w:t>
      </w:r>
      <w:r w:rsidR="00381CF8">
        <w:t>[6]</w:t>
      </w:r>
      <w:r w:rsidR="006A6A43">
        <w:t>,</w:t>
      </w:r>
      <w:r w:rsidR="00381CF8">
        <w:t xml:space="preserve"> </w:t>
      </w:r>
      <w:r w:rsidR="00B760F0">
        <w:t>such as initial and final year</w:t>
      </w:r>
      <w:r w:rsidR="000D73A3">
        <w:t>.</w:t>
      </w:r>
      <w:r w:rsidR="00123839">
        <w:t xml:space="preserve"> </w:t>
      </w:r>
      <w:r w:rsidR="00616C55" w:rsidRPr="00616C55">
        <w:t xml:space="preserve">Users only need to </w:t>
      </w:r>
      <w:r w:rsidR="00616C55" w:rsidRPr="00163A84">
        <w:rPr>
          <w:u w:val="single"/>
        </w:rPr>
        <w:t>type the label</w:t>
      </w:r>
      <w:r w:rsidR="00616C55" w:rsidRPr="00616C55">
        <w:t xml:space="preserve"> they want to show in the visualization </w:t>
      </w:r>
      <w:r w:rsidR="00616C55" w:rsidRPr="00163A84">
        <w:rPr>
          <w:u w:val="single"/>
        </w:rPr>
        <w:t>in the medium orange cells</w:t>
      </w:r>
      <w:r w:rsidR="00616C55" w:rsidRPr="00616C55">
        <w:t xml:space="preserve"> to edit the variable names, titles, and sources.</w:t>
      </w:r>
      <w:r w:rsidR="001654BB">
        <w:t xml:space="preserve"> To </w:t>
      </w:r>
      <w:r w:rsidR="001654BB" w:rsidRPr="00163A84">
        <w:rPr>
          <w:u w:val="single"/>
        </w:rPr>
        <w:t>change the parameters</w:t>
      </w:r>
      <w:r w:rsidR="001654BB">
        <w:t xml:space="preserve">, </w:t>
      </w:r>
      <w:r w:rsidR="002243CB">
        <w:t>user</w:t>
      </w:r>
      <w:r w:rsidR="00661B56">
        <w:t>s</w:t>
      </w:r>
      <w:r w:rsidR="001654BB">
        <w:t xml:space="preserve"> </w:t>
      </w:r>
      <w:r w:rsidR="00A27E3E">
        <w:t xml:space="preserve">should change the value in the </w:t>
      </w:r>
      <w:r w:rsidR="00BB347E">
        <w:t xml:space="preserve">drop-down </w:t>
      </w:r>
      <w:r w:rsidR="00A27E3E">
        <w:t xml:space="preserve">list boxes </w:t>
      </w:r>
      <w:r w:rsidR="00A27E3E" w:rsidRPr="00163A84">
        <w:rPr>
          <w:u w:val="single"/>
        </w:rPr>
        <w:t>in the dark orange cells</w:t>
      </w:r>
      <w:r w:rsidR="00A27E3E">
        <w:t>.</w:t>
      </w:r>
      <w:r w:rsidR="002243CB">
        <w:t xml:space="preserve"> </w:t>
      </w:r>
      <w:r w:rsidR="008F45F3">
        <w:t>B</w:t>
      </w:r>
      <w:r w:rsidR="00DC1A0F">
        <w:t>e</w:t>
      </w:r>
      <w:r w:rsidR="008F45F3">
        <w:t xml:space="preserve">low the orange boxes, the visualizations have a light blue box </w:t>
      </w:r>
      <w:r w:rsidR="000B0020">
        <w:t>containing</w:t>
      </w:r>
      <w:r w:rsidR="008F45F3">
        <w:t xml:space="preserve"> methodological notes </w:t>
      </w:r>
      <w:r w:rsidR="00DC1A0F">
        <w:t>to help user</w:t>
      </w:r>
      <w:r w:rsidR="00661B56">
        <w:t>s</w:t>
      </w:r>
      <w:r w:rsidR="00DC1A0F">
        <w:t xml:space="preserve"> </w:t>
      </w:r>
      <w:r w:rsidR="00487A07">
        <w:t>understand</w:t>
      </w:r>
      <w:r w:rsidR="00DC1A0F">
        <w:t xml:space="preserve"> the data</w:t>
      </w:r>
      <w:r w:rsidR="001673A3">
        <w:t>,</w:t>
      </w:r>
      <w:r w:rsidR="00DC1A0F">
        <w:t xml:space="preserve"> </w:t>
      </w:r>
      <w:r w:rsidR="001173F7">
        <w:t>which</w:t>
      </w:r>
      <w:r w:rsidR="00E11277">
        <w:t xml:space="preserve"> could include the </w:t>
      </w:r>
      <w:r w:rsidR="00DC1A0F">
        <w:t>definition of</w:t>
      </w:r>
      <w:r w:rsidR="00E11277">
        <w:t xml:space="preserve"> some </w:t>
      </w:r>
      <w:r w:rsidR="003B5EC3">
        <w:t>variables,</w:t>
      </w:r>
      <w:r w:rsidR="00DC1A0F">
        <w:t xml:space="preserve"> or the </w:t>
      </w:r>
      <w:r w:rsidR="00487A07">
        <w:t>methodology used to calculate other variables</w:t>
      </w:r>
      <w:r w:rsidR="002C1135">
        <w:t xml:space="preserve"> [7]</w:t>
      </w:r>
      <w:r w:rsidR="00487A07">
        <w:t xml:space="preserve">. Below </w:t>
      </w:r>
      <w:r w:rsidR="0061304B">
        <w:t>the methodological</w:t>
      </w:r>
      <w:r w:rsidR="00487A07">
        <w:t xml:space="preserve"> note, the </w:t>
      </w:r>
      <w:r w:rsidR="00270ECD">
        <w:t xml:space="preserve">visualization </w:t>
      </w:r>
      <w:r w:rsidR="00D3791F">
        <w:t>module</w:t>
      </w:r>
      <w:r w:rsidR="00270ECD">
        <w:t xml:space="preserve"> has </w:t>
      </w:r>
      <w:r w:rsidR="00D3791F">
        <w:t>data</w:t>
      </w:r>
      <w:r w:rsidR="00270ECD">
        <w:t xml:space="preserve"> </w:t>
      </w:r>
      <w:r w:rsidR="00231490">
        <w:t>used</w:t>
      </w:r>
      <w:r w:rsidR="00DC1F34">
        <w:t xml:space="preserve"> to produce the </w:t>
      </w:r>
      <w:r w:rsidR="0061304B">
        <w:t>visualization so</w:t>
      </w:r>
      <w:r w:rsidR="4D15B0EC">
        <w:t xml:space="preserve"> users</w:t>
      </w:r>
      <w:r w:rsidR="0061304B">
        <w:t xml:space="preserve"> can </w:t>
      </w:r>
      <w:r w:rsidR="00213ECC">
        <w:t>review the data or copy it</w:t>
      </w:r>
      <w:r w:rsidR="0061304B">
        <w:t xml:space="preserve"> to </w:t>
      </w:r>
      <w:r w:rsidR="005139F4">
        <w:t>create</w:t>
      </w:r>
      <w:r w:rsidR="0061304B">
        <w:t xml:space="preserve"> their </w:t>
      </w:r>
      <w:r w:rsidR="00231490">
        <w:t>own</w:t>
      </w:r>
      <w:r w:rsidR="0061304B">
        <w:t xml:space="preserve"> visualizations</w:t>
      </w:r>
      <w:r w:rsidR="004D6E86">
        <w:t xml:space="preserve"> [8]</w:t>
      </w:r>
      <w:r w:rsidR="0061304B">
        <w:t>.</w:t>
      </w:r>
      <w:r w:rsidR="00D3791F">
        <w:t xml:space="preserve"> W</w:t>
      </w:r>
      <w:r w:rsidR="00231490">
        <w:t xml:space="preserve">hen the visualization </w:t>
      </w:r>
      <w:r w:rsidR="00D3791F">
        <w:t>compares</w:t>
      </w:r>
      <w:r w:rsidR="00231490">
        <w:t xml:space="preserve"> the state of interest with the average of </w:t>
      </w:r>
      <w:r w:rsidR="00200224">
        <w:t xml:space="preserve">comparison </w:t>
      </w:r>
      <w:r w:rsidR="00D3791F">
        <w:t>groups, the</w:t>
      </w:r>
      <w:r w:rsidR="00200224">
        <w:t xml:space="preserve"> visualization module has another data section </w:t>
      </w:r>
      <w:r w:rsidR="003F405A">
        <w:t xml:space="preserve">[9] </w:t>
      </w:r>
      <w:r w:rsidR="00200224">
        <w:t xml:space="preserve">where </w:t>
      </w:r>
      <w:r>
        <w:t>users</w:t>
      </w:r>
      <w:r w:rsidR="00200224">
        <w:t xml:space="preserve"> </w:t>
      </w:r>
      <w:r w:rsidR="00243610">
        <w:t>c</w:t>
      </w:r>
      <w:r w:rsidR="00213ECC">
        <w:t>an</w:t>
      </w:r>
      <w:r w:rsidR="00243610">
        <w:t xml:space="preserve"> </w:t>
      </w:r>
      <w:r w:rsidR="00200224">
        <w:t xml:space="preserve">view the data </w:t>
      </w:r>
      <w:r w:rsidR="004B6C1C" w:rsidRPr="004B6C1C">
        <w:t xml:space="preserve">disaggregated </w:t>
      </w:r>
      <w:r w:rsidR="009512A1">
        <w:t xml:space="preserve">by </w:t>
      </w:r>
      <w:r w:rsidR="000064D5">
        <w:t>state</w:t>
      </w:r>
      <w:r w:rsidR="009512A1">
        <w:t xml:space="preserve"> by </w:t>
      </w:r>
      <w:r w:rsidR="002C58D0">
        <w:t>hitting</w:t>
      </w:r>
      <w:r w:rsidR="009512A1">
        <w:t xml:space="preserve"> the check box in </w:t>
      </w:r>
      <w:r w:rsidR="005133B3">
        <w:t xml:space="preserve">the </w:t>
      </w:r>
      <w:r w:rsidR="00A626D3">
        <w:t>header of this section</w:t>
      </w:r>
      <w:r w:rsidR="003F405A">
        <w:t xml:space="preserve"> [10]</w:t>
      </w:r>
      <w:r w:rsidR="00D3791F">
        <w:t>.</w:t>
      </w:r>
    </w:p>
    <w:tbl>
      <w:tblPr>
        <w:tblStyle w:val="TableGrid"/>
        <w:tblpPr w:leftFromText="180" w:rightFromText="180" w:vertAnchor="text" w:horzAnchor="margin" w:tblpXSpec="right" w:tblpY="192"/>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6"/>
      </w:tblGrid>
      <w:tr w:rsidR="003B3CAC" w14:paraId="41CE5E4C" w14:textId="77777777" w:rsidTr="003B3CAC">
        <w:tc>
          <w:tcPr>
            <w:tcW w:w="4686" w:type="dxa"/>
          </w:tcPr>
          <w:p w14:paraId="1DC24B45" w14:textId="3C16DF47" w:rsidR="003B3CAC" w:rsidRPr="00A15E9B" w:rsidRDefault="003B3CAC" w:rsidP="003B3CAC">
            <w:pPr>
              <w:pStyle w:val="Caption"/>
              <w:keepNext/>
              <w:rPr>
                <w:bCs/>
              </w:rPr>
            </w:pPr>
            <w:bookmarkStart w:id="14" w:name="_Ref197334131"/>
            <w:bookmarkStart w:id="15" w:name="_Toc197744479"/>
            <w:r>
              <w:t xml:space="preserve">Figure </w:t>
            </w:r>
            <w:r>
              <w:fldChar w:fldCharType="begin"/>
            </w:r>
            <w:r>
              <w:instrText xml:space="preserve"> SEQ Figure \* ARABIC </w:instrText>
            </w:r>
            <w:r>
              <w:fldChar w:fldCharType="separate"/>
            </w:r>
            <w:r w:rsidR="00AF069E">
              <w:rPr>
                <w:noProof/>
              </w:rPr>
              <w:t>5</w:t>
            </w:r>
            <w:r>
              <w:fldChar w:fldCharType="end"/>
            </w:r>
            <w:bookmarkEnd w:id="14"/>
            <w:r>
              <w:t>.</w:t>
            </w:r>
            <w:r w:rsidR="00BB347E">
              <w:t xml:space="preserve"> </w:t>
            </w:r>
            <w:r>
              <w:rPr>
                <w:bCs/>
              </w:rPr>
              <w:t>Data density indicators and alternative to navigate between sheets</w:t>
            </w:r>
            <w:bookmarkEnd w:id="15"/>
          </w:p>
        </w:tc>
      </w:tr>
      <w:tr w:rsidR="003B3CAC" w14:paraId="34FD7DBA" w14:textId="77777777" w:rsidTr="003B3CAC">
        <w:tc>
          <w:tcPr>
            <w:tcW w:w="4686" w:type="dxa"/>
          </w:tcPr>
          <w:p w14:paraId="54FDF87E" w14:textId="3785CF69" w:rsidR="003B3CAC" w:rsidRDefault="000F4895" w:rsidP="003B3CAC">
            <w:pPr>
              <w:pStyle w:val="Figures"/>
            </w:pPr>
            <w:r w:rsidRPr="000F4895">
              <w:rPr>
                <w:noProof/>
                <w:color w:val="FF0000"/>
              </w:rPr>
              <mc:AlternateContent>
                <mc:Choice Requires="wps">
                  <w:drawing>
                    <wp:anchor distT="0" distB="0" distL="114300" distR="114300" simplePos="0" relativeHeight="251674787" behindDoc="0" locked="0" layoutInCell="1" allowOverlap="1" wp14:anchorId="0D0CCBFB" wp14:editId="066A09CD">
                      <wp:simplePos x="0" y="0"/>
                      <wp:positionH relativeFrom="column">
                        <wp:posOffset>186055</wp:posOffset>
                      </wp:positionH>
                      <wp:positionV relativeFrom="paragraph">
                        <wp:posOffset>2926080</wp:posOffset>
                      </wp:positionV>
                      <wp:extent cx="45085" cy="144780"/>
                      <wp:effectExtent l="38100" t="19050" r="50165" b="45720"/>
                      <wp:wrapNone/>
                      <wp:docPr id="1958208084" name="Straight Arrow Connector 1"/>
                      <wp:cNvGraphicFramePr/>
                      <a:graphic xmlns:a="http://schemas.openxmlformats.org/drawingml/2006/main">
                        <a:graphicData uri="http://schemas.microsoft.com/office/word/2010/wordprocessingShape">
                          <wps:wsp>
                            <wps:cNvCnPr/>
                            <wps:spPr>
                              <a:xfrm flipH="1">
                                <a:off x="0" y="0"/>
                                <a:ext cx="45085" cy="144780"/>
                              </a:xfrm>
                              <a:prstGeom prst="straightConnector1">
                                <a:avLst/>
                              </a:prstGeom>
                              <a:ln w="28575">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w:pict>
                    <v:shapetype id="_x0000_t32" coordsize="21600,21600" o:oned="t" filled="f" o:spt="32" path="m,l21600,21600e" w14:anchorId="6C733AC1">
                      <v:path fillok="f" arrowok="t" o:connecttype="none"/>
                      <o:lock v:ext="edit" shapetype="t"/>
                    </v:shapetype>
                    <v:shape id="Straight Arrow Connector 1" style="position:absolute;margin-left:14.65pt;margin-top:230.4pt;width:3.55pt;height:11.4pt;flip:x;z-index:25167478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2.2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">
                      <v:stroke joinstyle="miter" endarrow="block"/>
                    </v:shape>
                  </w:pict>
                </mc:Fallback>
              </mc:AlternateContent>
            </w:r>
            <w:r>
              <w:rPr>
                <w:noProof/>
              </w:rPr>
              <mc:AlternateContent>
                <mc:Choice Requires="wps">
                  <w:drawing>
                    <wp:anchor distT="0" distB="0" distL="114300" distR="114300" simplePos="0" relativeHeight="251671715" behindDoc="0" locked="0" layoutInCell="1" allowOverlap="1" wp14:anchorId="72584BD1" wp14:editId="7A07546A">
                      <wp:simplePos x="0" y="0"/>
                      <wp:positionH relativeFrom="column">
                        <wp:posOffset>681366</wp:posOffset>
                      </wp:positionH>
                      <wp:positionV relativeFrom="paragraph">
                        <wp:posOffset>2880103</wp:posOffset>
                      </wp:positionV>
                      <wp:extent cx="182880" cy="182880"/>
                      <wp:effectExtent l="0" t="0" r="7620" b="7620"/>
                      <wp:wrapNone/>
                      <wp:docPr id="1801778385" name="Oval 1"/>
                      <wp:cNvGraphicFramePr/>
                      <a:graphic xmlns:a="http://schemas.openxmlformats.org/drawingml/2006/main">
                        <a:graphicData uri="http://schemas.microsoft.com/office/word/2010/wordprocessingShape">
                          <wps:wsp>
                            <wps:cNvSpPr/>
                            <wps:spPr>
                              <a:xfrm>
                                <a:off x="0" y="0"/>
                                <a:ext cx="182880" cy="182880"/>
                              </a:xfrm>
                              <a:prstGeom prst="ellipse">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C2442E7" w14:textId="31161B43" w:rsidR="000F4895" w:rsidRPr="003C11F7" w:rsidRDefault="000F4895" w:rsidP="000F4895">
                                  <w:pPr>
                                    <w:spacing w:before="0" w:after="0"/>
                                    <w:jc w:val="center"/>
                                    <w:rPr>
                                      <w:sz w:val="16"/>
                                      <w:szCs w:val="16"/>
                                    </w:rPr>
                                  </w:pPr>
                                  <w:r>
                                    <w:rPr>
                                      <w:sz w:val="16"/>
                                      <w:szCs w:val="16"/>
                                    </w:rPr>
                                    <w:t>2</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w:pict>
                    <v:oval id="_x0000_s1077" style="position:absolute;left:0;text-align:left;margin-left:53.65pt;margin-top:226.8pt;width:14.4pt;height:14.4pt;z-index:25167171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red" stroked="f" strokeweight="1pt" w14:anchorId="72584BD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">
                      <v:stroke joinstyle="miter"/>
                      <v:textbox inset="0,0,0,0">
                        <w:txbxContent>
                          <w:p w:rsidRPr="003C11F7" w:rsidR="000F4895" w:rsidP="000F4895" w:rsidRDefault="000F4895" w14:paraId="6C2442E7" w14:textId="31161B43">
                            <w:pPr>
                              <w:spacing w:before="0" w:after="0"/>
                              <w:jc w:val="center"/>
                              <w:rPr>
                                <w:sz w:val="16"/>
                                <w:szCs w:val="16"/>
                              </w:rPr>
                            </w:pPr>
                            <w:r>
                              <w:rPr>
                                <w:sz w:val="16"/>
                                <w:szCs w:val="16"/>
                              </w:rPr>
                              <w:t>2</w:t>
                            </w:r>
                          </w:p>
                        </w:txbxContent>
                      </v:textbox>
                    </v:oval>
                  </w:pict>
                </mc:Fallback>
              </mc:AlternateContent>
            </w:r>
            <w:r w:rsidR="0007546B">
              <w:rPr>
                <w:noProof/>
              </w:rPr>
              <mc:AlternateContent>
                <mc:Choice Requires="wps">
                  <w:drawing>
                    <wp:anchor distT="0" distB="0" distL="114300" distR="114300" simplePos="0" relativeHeight="251658271" behindDoc="0" locked="0" layoutInCell="1" allowOverlap="1" wp14:anchorId="0047DE7D" wp14:editId="04E96B82">
                      <wp:simplePos x="0" y="0"/>
                      <wp:positionH relativeFrom="margin">
                        <wp:posOffset>1605915</wp:posOffset>
                      </wp:positionH>
                      <wp:positionV relativeFrom="paragraph">
                        <wp:posOffset>1583055</wp:posOffset>
                      </wp:positionV>
                      <wp:extent cx="1143000" cy="403860"/>
                      <wp:effectExtent l="0" t="0" r="19050" b="15240"/>
                      <wp:wrapNone/>
                      <wp:docPr id="1144150024" name="Rectangle 1"/>
                      <wp:cNvGraphicFramePr/>
                      <a:graphic xmlns:a="http://schemas.openxmlformats.org/drawingml/2006/main">
                        <a:graphicData uri="http://schemas.microsoft.com/office/word/2010/wordprocessingShape">
                          <wps:wsp>
                            <wps:cNvSpPr/>
                            <wps:spPr>
                              <a:xfrm>
                                <a:off x="0" y="0"/>
                                <a:ext cx="1143000" cy="40386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w:pict>
                    <v:rect id="Rectangle 1" style="position:absolute;margin-left:126.45pt;margin-top:124.65pt;width:90pt;height:31.8pt;z-index:25165827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red" strokeweight="1pt" w14:anchorId="71029EE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">
                      <w10:wrap anchorx="margin"/>
                    </v:rect>
                  </w:pict>
                </mc:Fallback>
              </mc:AlternateContent>
            </w:r>
            <w:r w:rsidR="00807612">
              <w:rPr>
                <w:noProof/>
              </w:rPr>
              <mc:AlternateContent>
                <mc:Choice Requires="wps">
                  <w:drawing>
                    <wp:anchor distT="0" distB="0" distL="114300" distR="114300" simplePos="0" relativeHeight="251658275" behindDoc="0" locked="0" layoutInCell="1" allowOverlap="1" wp14:anchorId="0D5E562F" wp14:editId="4BE5C388">
                      <wp:simplePos x="0" y="0"/>
                      <wp:positionH relativeFrom="margin">
                        <wp:posOffset>1299628</wp:posOffset>
                      </wp:positionH>
                      <wp:positionV relativeFrom="paragraph">
                        <wp:posOffset>2106063</wp:posOffset>
                      </wp:positionV>
                      <wp:extent cx="780586" cy="662940"/>
                      <wp:effectExtent l="0" t="0" r="19685" b="22860"/>
                      <wp:wrapNone/>
                      <wp:docPr id="1361855641" name="Rectangle 1"/>
                      <wp:cNvGraphicFramePr/>
                      <a:graphic xmlns:a="http://schemas.openxmlformats.org/drawingml/2006/main">
                        <a:graphicData uri="http://schemas.microsoft.com/office/word/2010/wordprocessingShape">
                          <wps:wsp>
                            <wps:cNvSpPr/>
                            <wps:spPr>
                              <a:xfrm>
                                <a:off x="0" y="0"/>
                                <a:ext cx="780586" cy="66294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w:pict>
                    <v:rect id="Rectangle 1" style="position:absolute;margin-left:102.35pt;margin-top:165.85pt;width:61.45pt;height:52.2pt;z-index:25165827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red" strokeweight="1pt" w14:anchorId="17F464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">
                      <w10:wrap anchorx="margin"/>
                    </v:rect>
                  </w:pict>
                </mc:Fallback>
              </mc:AlternateContent>
            </w:r>
            <w:r w:rsidR="003B3CAC">
              <w:rPr>
                <w:noProof/>
              </w:rPr>
              <mc:AlternateContent>
                <mc:Choice Requires="wps">
                  <w:drawing>
                    <wp:anchor distT="0" distB="0" distL="114300" distR="114300" simplePos="0" relativeHeight="251658280" behindDoc="0" locked="0" layoutInCell="1" allowOverlap="1" wp14:anchorId="7BCD0B7A" wp14:editId="043E4F65">
                      <wp:simplePos x="0" y="0"/>
                      <wp:positionH relativeFrom="column">
                        <wp:posOffset>1994535</wp:posOffset>
                      </wp:positionH>
                      <wp:positionV relativeFrom="paragraph">
                        <wp:posOffset>2021205</wp:posOffset>
                      </wp:positionV>
                      <wp:extent cx="182880" cy="182880"/>
                      <wp:effectExtent l="0" t="0" r="7620" b="7620"/>
                      <wp:wrapNone/>
                      <wp:docPr id="281643646" name="Oval 1"/>
                      <wp:cNvGraphicFramePr/>
                      <a:graphic xmlns:a="http://schemas.openxmlformats.org/drawingml/2006/main">
                        <a:graphicData uri="http://schemas.microsoft.com/office/word/2010/wordprocessingShape">
                          <wps:wsp>
                            <wps:cNvSpPr/>
                            <wps:spPr>
                              <a:xfrm>
                                <a:off x="0" y="0"/>
                                <a:ext cx="182880" cy="182880"/>
                              </a:xfrm>
                              <a:prstGeom prst="ellipse">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8730E91" w14:textId="179A52C0" w:rsidR="003B3CAC" w:rsidRPr="003C11F7" w:rsidRDefault="001622F4" w:rsidP="003B3CAC">
                                  <w:pPr>
                                    <w:spacing w:before="0" w:after="0"/>
                                    <w:jc w:val="center"/>
                                    <w:rPr>
                                      <w:sz w:val="16"/>
                                      <w:szCs w:val="16"/>
                                    </w:rPr>
                                  </w:pPr>
                                  <w:r>
                                    <w:rPr>
                                      <w:sz w:val="16"/>
                                      <w:szCs w:val="16"/>
                                    </w:rPr>
                                    <w:t>6</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w:pict>
                    <v:oval id="_x0000_s1078" style="position:absolute;left:0;text-align:left;margin-left:157.05pt;margin-top:159.15pt;width:14.4pt;height:14.4pt;z-index:251658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red" stroked="f" strokeweight="1pt" w14:anchorId="7BCD0B7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">
                      <v:stroke joinstyle="miter"/>
                      <v:textbox inset="0,0,0,0">
                        <w:txbxContent>
                          <w:p w:rsidRPr="003C11F7" w:rsidR="003B3CAC" w:rsidP="003B3CAC" w:rsidRDefault="001622F4" w14:paraId="68730E91" w14:textId="179A52C0">
                            <w:pPr>
                              <w:spacing w:before="0" w:after="0"/>
                              <w:jc w:val="center"/>
                              <w:rPr>
                                <w:sz w:val="16"/>
                                <w:szCs w:val="16"/>
                              </w:rPr>
                            </w:pPr>
                            <w:r>
                              <w:rPr>
                                <w:sz w:val="16"/>
                                <w:szCs w:val="16"/>
                              </w:rPr>
                              <w:t>6</w:t>
                            </w:r>
                          </w:p>
                        </w:txbxContent>
                      </v:textbox>
                    </v:oval>
                  </w:pict>
                </mc:Fallback>
              </mc:AlternateContent>
            </w:r>
            <w:r w:rsidR="003B3CAC">
              <w:rPr>
                <w:noProof/>
              </w:rPr>
              <mc:AlternateContent>
                <mc:Choice Requires="wps">
                  <w:drawing>
                    <wp:anchor distT="0" distB="0" distL="114300" distR="114300" simplePos="0" relativeHeight="251658279" behindDoc="0" locked="0" layoutInCell="1" allowOverlap="1" wp14:anchorId="657883C5" wp14:editId="5B64119A">
                      <wp:simplePos x="0" y="0"/>
                      <wp:positionH relativeFrom="column">
                        <wp:posOffset>340995</wp:posOffset>
                      </wp:positionH>
                      <wp:positionV relativeFrom="paragraph">
                        <wp:posOffset>2059305</wp:posOffset>
                      </wp:positionV>
                      <wp:extent cx="182880" cy="182880"/>
                      <wp:effectExtent l="0" t="0" r="7620" b="7620"/>
                      <wp:wrapNone/>
                      <wp:docPr id="1811524398" name="Oval 1"/>
                      <wp:cNvGraphicFramePr/>
                      <a:graphic xmlns:a="http://schemas.openxmlformats.org/drawingml/2006/main">
                        <a:graphicData uri="http://schemas.microsoft.com/office/word/2010/wordprocessingShape">
                          <wps:wsp>
                            <wps:cNvSpPr/>
                            <wps:spPr>
                              <a:xfrm>
                                <a:off x="0" y="0"/>
                                <a:ext cx="182880" cy="182880"/>
                              </a:xfrm>
                              <a:prstGeom prst="ellipse">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102C784" w14:textId="75435DF7" w:rsidR="003B3CAC" w:rsidRPr="003C11F7" w:rsidRDefault="001622F4" w:rsidP="003B3CAC">
                                  <w:pPr>
                                    <w:spacing w:before="0" w:after="0"/>
                                    <w:jc w:val="center"/>
                                    <w:rPr>
                                      <w:sz w:val="16"/>
                                      <w:szCs w:val="16"/>
                                    </w:rPr>
                                  </w:pPr>
                                  <w:r>
                                    <w:rPr>
                                      <w:sz w:val="16"/>
                                      <w:szCs w:val="16"/>
                                    </w:rPr>
                                    <w:t>5</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w:pict>
                    <v:oval id="_x0000_s1079" style="position:absolute;left:0;text-align:left;margin-left:26.85pt;margin-top:162.15pt;width:14.4pt;height:14.4pt;z-index:25165827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red" stroked="f" strokeweight="1pt" w14:anchorId="657883C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">
                      <v:stroke joinstyle="miter"/>
                      <v:textbox inset="0,0,0,0">
                        <w:txbxContent>
                          <w:p w:rsidRPr="003C11F7" w:rsidR="003B3CAC" w:rsidP="003B3CAC" w:rsidRDefault="001622F4" w14:paraId="2102C784" w14:textId="75435DF7">
                            <w:pPr>
                              <w:spacing w:before="0" w:after="0"/>
                              <w:jc w:val="center"/>
                              <w:rPr>
                                <w:sz w:val="16"/>
                                <w:szCs w:val="16"/>
                              </w:rPr>
                            </w:pPr>
                            <w:r>
                              <w:rPr>
                                <w:sz w:val="16"/>
                                <w:szCs w:val="16"/>
                              </w:rPr>
                              <w:t>5</w:t>
                            </w:r>
                          </w:p>
                        </w:txbxContent>
                      </v:textbox>
                    </v:oval>
                  </w:pict>
                </mc:Fallback>
              </mc:AlternateContent>
            </w:r>
            <w:r w:rsidR="003B3CAC">
              <w:rPr>
                <w:noProof/>
              </w:rPr>
              <mc:AlternateContent>
                <mc:Choice Requires="wps">
                  <w:drawing>
                    <wp:anchor distT="0" distB="0" distL="114300" distR="114300" simplePos="0" relativeHeight="251658278" behindDoc="0" locked="0" layoutInCell="1" allowOverlap="1" wp14:anchorId="29043682" wp14:editId="21ABF2D8">
                      <wp:simplePos x="0" y="0"/>
                      <wp:positionH relativeFrom="column">
                        <wp:posOffset>348615</wp:posOffset>
                      </wp:positionH>
                      <wp:positionV relativeFrom="paragraph">
                        <wp:posOffset>1868805</wp:posOffset>
                      </wp:positionV>
                      <wp:extent cx="182880" cy="182880"/>
                      <wp:effectExtent l="0" t="0" r="7620" b="7620"/>
                      <wp:wrapNone/>
                      <wp:docPr id="2021420390" name="Oval 1"/>
                      <wp:cNvGraphicFramePr/>
                      <a:graphic xmlns:a="http://schemas.openxmlformats.org/drawingml/2006/main">
                        <a:graphicData uri="http://schemas.microsoft.com/office/word/2010/wordprocessingShape">
                          <wps:wsp>
                            <wps:cNvSpPr/>
                            <wps:spPr>
                              <a:xfrm>
                                <a:off x="0" y="0"/>
                                <a:ext cx="182880" cy="182880"/>
                              </a:xfrm>
                              <a:prstGeom prst="ellipse">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2ACC994" w14:textId="502F66E1" w:rsidR="003B3CAC" w:rsidRPr="003C11F7" w:rsidRDefault="001622F4" w:rsidP="003B3CAC">
                                  <w:pPr>
                                    <w:spacing w:before="0" w:after="0"/>
                                    <w:jc w:val="center"/>
                                    <w:rPr>
                                      <w:sz w:val="16"/>
                                      <w:szCs w:val="16"/>
                                    </w:rPr>
                                  </w:pPr>
                                  <w:r>
                                    <w:rPr>
                                      <w:sz w:val="16"/>
                                      <w:szCs w:val="16"/>
                                    </w:rPr>
                                    <w:t>4</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w:pict>
                    <v:oval id="_x0000_s1080" style="position:absolute;left:0;text-align:left;margin-left:27.45pt;margin-top:147.15pt;width:14.4pt;height:14.4pt;z-index:25165827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red" stroked="f" strokeweight="1pt" w14:anchorId="290436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">
                      <v:stroke joinstyle="miter"/>
                      <v:textbox inset="0,0,0,0">
                        <w:txbxContent>
                          <w:p w:rsidRPr="003C11F7" w:rsidR="003B3CAC" w:rsidP="003B3CAC" w:rsidRDefault="001622F4" w14:paraId="02ACC994" w14:textId="502F66E1">
                            <w:pPr>
                              <w:spacing w:before="0" w:after="0"/>
                              <w:jc w:val="center"/>
                              <w:rPr>
                                <w:sz w:val="16"/>
                                <w:szCs w:val="16"/>
                              </w:rPr>
                            </w:pPr>
                            <w:r>
                              <w:rPr>
                                <w:sz w:val="16"/>
                                <w:szCs w:val="16"/>
                              </w:rPr>
                              <w:t>4</w:t>
                            </w:r>
                          </w:p>
                        </w:txbxContent>
                      </v:textbox>
                    </v:oval>
                  </w:pict>
                </mc:Fallback>
              </mc:AlternateContent>
            </w:r>
            <w:r w:rsidR="003B3CAC">
              <w:rPr>
                <w:noProof/>
              </w:rPr>
              <mc:AlternateContent>
                <mc:Choice Requires="wps">
                  <w:drawing>
                    <wp:anchor distT="0" distB="0" distL="114300" distR="114300" simplePos="0" relativeHeight="251658277" behindDoc="0" locked="0" layoutInCell="1" allowOverlap="1" wp14:anchorId="5C90053C" wp14:editId="1C25B48D">
                      <wp:simplePos x="0" y="0"/>
                      <wp:positionH relativeFrom="column">
                        <wp:posOffset>120015</wp:posOffset>
                      </wp:positionH>
                      <wp:positionV relativeFrom="paragraph">
                        <wp:posOffset>268605</wp:posOffset>
                      </wp:positionV>
                      <wp:extent cx="182880" cy="182880"/>
                      <wp:effectExtent l="0" t="0" r="7620" b="7620"/>
                      <wp:wrapNone/>
                      <wp:docPr id="904938258" name="Oval 1"/>
                      <wp:cNvGraphicFramePr/>
                      <a:graphic xmlns:a="http://schemas.openxmlformats.org/drawingml/2006/main">
                        <a:graphicData uri="http://schemas.microsoft.com/office/word/2010/wordprocessingShape">
                          <wps:wsp>
                            <wps:cNvSpPr/>
                            <wps:spPr>
                              <a:xfrm>
                                <a:off x="0" y="0"/>
                                <a:ext cx="182880" cy="182880"/>
                              </a:xfrm>
                              <a:prstGeom prst="ellipse">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9BDF634" w14:textId="4C4DB30E" w:rsidR="003B3CAC" w:rsidRPr="003C11F7" w:rsidRDefault="00C4743D" w:rsidP="003B3CAC">
                                  <w:pPr>
                                    <w:spacing w:before="0" w:after="0"/>
                                    <w:jc w:val="center"/>
                                    <w:rPr>
                                      <w:sz w:val="16"/>
                                      <w:szCs w:val="16"/>
                                    </w:rPr>
                                  </w:pPr>
                                  <w:r>
                                    <w:rPr>
                                      <w:sz w:val="16"/>
                                      <w:szCs w:val="16"/>
                                    </w:rPr>
                                    <w:t>4</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w:pict>
                    <v:oval id="_x0000_s1081" style="position:absolute;left:0;text-align:left;margin-left:9.45pt;margin-top:21.15pt;width:14.4pt;height:14.4pt;z-index:25165827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red" stroked="f" strokeweight="1pt" w14:anchorId="5C90053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">
                      <v:stroke joinstyle="miter"/>
                      <v:textbox inset="0,0,0,0">
                        <w:txbxContent>
                          <w:p w:rsidRPr="003C11F7" w:rsidR="003B3CAC" w:rsidP="003B3CAC" w:rsidRDefault="00C4743D" w14:paraId="39BDF634" w14:textId="4C4DB30E">
                            <w:pPr>
                              <w:spacing w:before="0" w:after="0"/>
                              <w:jc w:val="center"/>
                              <w:rPr>
                                <w:sz w:val="16"/>
                                <w:szCs w:val="16"/>
                              </w:rPr>
                            </w:pPr>
                            <w:r>
                              <w:rPr>
                                <w:sz w:val="16"/>
                                <w:szCs w:val="16"/>
                              </w:rPr>
                              <w:t>4</w:t>
                            </w:r>
                          </w:p>
                        </w:txbxContent>
                      </v:textbox>
                    </v:oval>
                  </w:pict>
                </mc:Fallback>
              </mc:AlternateContent>
            </w:r>
            <w:r w:rsidR="003B3CAC">
              <w:rPr>
                <w:noProof/>
              </w:rPr>
              <mc:AlternateContent>
                <mc:Choice Requires="wps">
                  <w:drawing>
                    <wp:anchor distT="0" distB="0" distL="114300" distR="114300" simplePos="0" relativeHeight="251658276" behindDoc="0" locked="0" layoutInCell="1" allowOverlap="1" wp14:anchorId="6D8C5252" wp14:editId="3B3F1078">
                      <wp:simplePos x="0" y="0"/>
                      <wp:positionH relativeFrom="column">
                        <wp:posOffset>1483995</wp:posOffset>
                      </wp:positionH>
                      <wp:positionV relativeFrom="paragraph">
                        <wp:posOffset>1495425</wp:posOffset>
                      </wp:positionV>
                      <wp:extent cx="182880" cy="182880"/>
                      <wp:effectExtent l="0" t="0" r="7620" b="7620"/>
                      <wp:wrapNone/>
                      <wp:docPr id="164534109" name="Oval 1"/>
                      <wp:cNvGraphicFramePr/>
                      <a:graphic xmlns:a="http://schemas.openxmlformats.org/drawingml/2006/main">
                        <a:graphicData uri="http://schemas.microsoft.com/office/word/2010/wordprocessingShape">
                          <wps:wsp>
                            <wps:cNvSpPr/>
                            <wps:spPr>
                              <a:xfrm>
                                <a:off x="0" y="0"/>
                                <a:ext cx="182880" cy="182880"/>
                              </a:xfrm>
                              <a:prstGeom prst="ellipse">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79AEEA7" w14:textId="77777777" w:rsidR="003B3CAC" w:rsidRPr="003C11F7" w:rsidRDefault="003B3CAC" w:rsidP="003B3CAC">
                                  <w:pPr>
                                    <w:spacing w:before="0" w:after="0"/>
                                    <w:jc w:val="center"/>
                                    <w:rPr>
                                      <w:sz w:val="16"/>
                                      <w:szCs w:val="16"/>
                                    </w:rPr>
                                  </w:pPr>
                                  <w:r>
                                    <w:rPr>
                                      <w:sz w:val="16"/>
                                      <w:szCs w:val="16"/>
                                    </w:rPr>
                                    <w:t>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w:pict>
                    <v:oval id="_x0000_s1082" style="position:absolute;left:0;text-align:left;margin-left:116.85pt;margin-top:117.75pt;width:14.4pt;height:14.4pt;z-index:2516582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red" stroked="f" strokeweight="1pt" w14:anchorId="6D8C52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">
                      <v:stroke joinstyle="miter"/>
                      <v:textbox inset="0,0,0,0">
                        <w:txbxContent>
                          <w:p w:rsidRPr="003C11F7" w:rsidR="003B3CAC" w:rsidP="003B3CAC" w:rsidRDefault="003B3CAC" w14:paraId="479AEEA7" w14:textId="77777777">
                            <w:pPr>
                              <w:spacing w:before="0" w:after="0"/>
                              <w:jc w:val="center"/>
                              <w:rPr>
                                <w:sz w:val="16"/>
                                <w:szCs w:val="16"/>
                              </w:rPr>
                            </w:pPr>
                            <w:r>
                              <w:rPr>
                                <w:sz w:val="16"/>
                                <w:szCs w:val="16"/>
                              </w:rPr>
                              <w:t>1</w:t>
                            </w:r>
                          </w:p>
                        </w:txbxContent>
                      </v:textbox>
                    </v:oval>
                  </w:pict>
                </mc:Fallback>
              </mc:AlternateContent>
            </w:r>
            <w:r w:rsidR="003B3CAC">
              <w:rPr>
                <w:noProof/>
              </w:rPr>
              <mc:AlternateContent>
                <mc:Choice Requires="wps">
                  <w:drawing>
                    <wp:anchor distT="0" distB="0" distL="114300" distR="114300" simplePos="0" relativeHeight="251658240" behindDoc="0" locked="0" layoutInCell="1" allowOverlap="1" wp14:anchorId="7D67AF05" wp14:editId="3FA747F8">
                      <wp:simplePos x="0" y="0"/>
                      <wp:positionH relativeFrom="margin">
                        <wp:posOffset>1293495</wp:posOffset>
                      </wp:positionH>
                      <wp:positionV relativeFrom="paragraph">
                        <wp:posOffset>2804160</wp:posOffset>
                      </wp:positionV>
                      <wp:extent cx="807720" cy="106680"/>
                      <wp:effectExtent l="0" t="0" r="11430" b="26670"/>
                      <wp:wrapNone/>
                      <wp:docPr id="1540885697" name="Rectangle 1"/>
                      <wp:cNvGraphicFramePr/>
                      <a:graphic xmlns:a="http://schemas.openxmlformats.org/drawingml/2006/main">
                        <a:graphicData uri="http://schemas.microsoft.com/office/word/2010/wordprocessingShape">
                          <wps:wsp>
                            <wps:cNvSpPr/>
                            <wps:spPr>
                              <a:xfrm>
                                <a:off x="0" y="0"/>
                                <a:ext cx="807720" cy="10668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w:pict>
                    <v:rect id="Rectangle 1" style="position:absolute;margin-left:101.85pt;margin-top:220.8pt;width:63.6pt;height:8.4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red" strokeweight="1pt" w14:anchorId="4DE36D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">
                      <w10:wrap anchorx="margin"/>
                    </v:rect>
                  </w:pict>
                </mc:Fallback>
              </mc:AlternateContent>
            </w:r>
            <w:r w:rsidR="003B3CAC">
              <w:rPr>
                <w:noProof/>
              </w:rPr>
              <mc:AlternateContent>
                <mc:Choice Requires="wps">
                  <w:drawing>
                    <wp:anchor distT="0" distB="0" distL="114300" distR="114300" simplePos="0" relativeHeight="251658274" behindDoc="0" locked="0" layoutInCell="1" allowOverlap="1" wp14:anchorId="2FDA8A55" wp14:editId="6DF9B545">
                      <wp:simplePos x="0" y="0"/>
                      <wp:positionH relativeFrom="margin">
                        <wp:posOffset>409575</wp:posOffset>
                      </wp:positionH>
                      <wp:positionV relativeFrom="paragraph">
                        <wp:posOffset>2080260</wp:posOffset>
                      </wp:positionV>
                      <wp:extent cx="891540" cy="129540"/>
                      <wp:effectExtent l="0" t="0" r="22860" b="22860"/>
                      <wp:wrapNone/>
                      <wp:docPr id="1158847532" name="Rectangle 1"/>
                      <wp:cNvGraphicFramePr/>
                      <a:graphic xmlns:a="http://schemas.openxmlformats.org/drawingml/2006/main">
                        <a:graphicData uri="http://schemas.microsoft.com/office/word/2010/wordprocessingShape">
                          <wps:wsp>
                            <wps:cNvSpPr/>
                            <wps:spPr>
                              <a:xfrm>
                                <a:off x="0" y="0"/>
                                <a:ext cx="891540" cy="12954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w:pict>
                    <v:rect id="Rectangle 1" style="position:absolute;margin-left:32.25pt;margin-top:163.8pt;width:70.2pt;height:10.2pt;z-index:25165827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red" strokeweight="1pt" w14:anchorId="082A66D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">
                      <w10:wrap anchorx="margin"/>
                    </v:rect>
                  </w:pict>
                </mc:Fallback>
              </mc:AlternateContent>
            </w:r>
            <w:r w:rsidR="003B3CAC">
              <w:rPr>
                <w:noProof/>
              </w:rPr>
              <mc:AlternateContent>
                <mc:Choice Requires="wps">
                  <w:drawing>
                    <wp:anchor distT="0" distB="0" distL="114300" distR="114300" simplePos="0" relativeHeight="251658273" behindDoc="0" locked="0" layoutInCell="1" allowOverlap="1" wp14:anchorId="1FAC0278" wp14:editId="24E76660">
                      <wp:simplePos x="0" y="0"/>
                      <wp:positionH relativeFrom="margin">
                        <wp:posOffset>112395</wp:posOffset>
                      </wp:positionH>
                      <wp:positionV relativeFrom="paragraph">
                        <wp:posOffset>91440</wp:posOffset>
                      </wp:positionV>
                      <wp:extent cx="220980" cy="274320"/>
                      <wp:effectExtent l="0" t="0" r="26670" b="11430"/>
                      <wp:wrapNone/>
                      <wp:docPr id="2070159471" name="Rectangle 1"/>
                      <wp:cNvGraphicFramePr/>
                      <a:graphic xmlns:a="http://schemas.openxmlformats.org/drawingml/2006/main">
                        <a:graphicData uri="http://schemas.microsoft.com/office/word/2010/wordprocessingShape">
                          <wps:wsp>
                            <wps:cNvSpPr/>
                            <wps:spPr>
                              <a:xfrm>
                                <a:off x="0" y="0"/>
                                <a:ext cx="220980" cy="27432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w:pict>
                    <v:rect id="Rectangle 1" style="position:absolute;margin-left:8.85pt;margin-top:7.2pt;width:17.4pt;height:21.6pt;z-index:25165827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red" strokeweight="1pt" w14:anchorId="29B797A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">
                      <w10:wrap anchorx="margin"/>
                    </v:rect>
                  </w:pict>
                </mc:Fallback>
              </mc:AlternateContent>
            </w:r>
            <w:r w:rsidR="003B3CAC" w:rsidRPr="00D21DF5">
              <w:rPr>
                <w:noProof/>
              </w:rPr>
              <w:drawing>
                <wp:inline distT="0" distB="0" distL="0" distR="0" wp14:anchorId="5C4F2DDD" wp14:editId="53E311A7">
                  <wp:extent cx="2834640" cy="2984500"/>
                  <wp:effectExtent l="0" t="0" r="3810" b="6350"/>
                  <wp:docPr id="9256786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678666" name="Picture 1" descr="A screenshot of a computer&#10;&#10;AI-generated content may be incorrect."/>
                          <pic:cNvPicPr/>
                        </pic:nvPicPr>
                        <pic:blipFill>
                          <a:blip r:embed="rId17"/>
                          <a:stretch>
                            <a:fillRect/>
                          </a:stretch>
                        </pic:blipFill>
                        <pic:spPr>
                          <a:xfrm>
                            <a:off x="0" y="0"/>
                            <a:ext cx="2834640" cy="2984500"/>
                          </a:xfrm>
                          <a:prstGeom prst="rect">
                            <a:avLst/>
                          </a:prstGeom>
                        </pic:spPr>
                      </pic:pic>
                    </a:graphicData>
                  </a:graphic>
                </wp:inline>
              </w:drawing>
            </w:r>
          </w:p>
          <w:p w14:paraId="25046759" w14:textId="528697BD" w:rsidR="00D424E2" w:rsidRDefault="0007546B" w:rsidP="003B3CAC">
            <w:pPr>
              <w:pStyle w:val="Figures"/>
            </w:pPr>
            <w:r>
              <w:rPr>
                <w:noProof/>
              </w:rPr>
              <mc:AlternateContent>
                <mc:Choice Requires="wps">
                  <w:drawing>
                    <wp:anchor distT="0" distB="0" distL="114300" distR="114300" simplePos="0" relativeHeight="251669667" behindDoc="0" locked="0" layoutInCell="1" allowOverlap="1" wp14:anchorId="04D37863" wp14:editId="219D418D">
                      <wp:simplePos x="0" y="0"/>
                      <wp:positionH relativeFrom="margin">
                        <wp:posOffset>448945</wp:posOffset>
                      </wp:positionH>
                      <wp:positionV relativeFrom="paragraph">
                        <wp:posOffset>8890</wp:posOffset>
                      </wp:positionV>
                      <wp:extent cx="2386965" cy="123825"/>
                      <wp:effectExtent l="0" t="0" r="13335" b="28575"/>
                      <wp:wrapNone/>
                      <wp:docPr id="335369078" name="Rectangle 1"/>
                      <wp:cNvGraphicFramePr/>
                      <a:graphic xmlns:a="http://schemas.openxmlformats.org/drawingml/2006/main">
                        <a:graphicData uri="http://schemas.microsoft.com/office/word/2010/wordprocessingShape">
                          <wps:wsp>
                            <wps:cNvSpPr/>
                            <wps:spPr>
                              <a:xfrm>
                                <a:off x="0" y="0"/>
                                <a:ext cx="2386965" cy="123825"/>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w:pict>
                    <v:rect id="Rectangle 1" style="position:absolute;margin-left:35.35pt;margin-top:.7pt;width:187.95pt;height:9.75pt;z-index:25166966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red" strokeweight="1pt" w14:anchorId="49BB3D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">
                      <w10:wrap anchorx="margin"/>
                    </v:rect>
                  </w:pict>
                </mc:Fallback>
              </mc:AlternateContent>
            </w:r>
            <w:r w:rsidR="00D424E2" w:rsidRPr="00D424E2">
              <w:rPr>
                <w:noProof/>
              </w:rPr>
              <w:drawing>
                <wp:inline distT="0" distB="0" distL="0" distR="0" wp14:anchorId="70C29F92" wp14:editId="181107A0">
                  <wp:extent cx="2834640" cy="190500"/>
                  <wp:effectExtent l="0" t="0" r="3810" b="0"/>
                  <wp:docPr id="1652325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325334" name=""/>
                          <pic:cNvPicPr/>
                        </pic:nvPicPr>
                        <pic:blipFill rotWithShape="1">
                          <a:blip r:embed="rId18"/>
                          <a:srcRect r="4920" b="15014"/>
                          <a:stretch/>
                        </pic:blipFill>
                        <pic:spPr bwMode="auto">
                          <a:xfrm>
                            <a:off x="0" y="0"/>
                            <a:ext cx="2834640" cy="190500"/>
                          </a:xfrm>
                          <a:prstGeom prst="rect">
                            <a:avLst/>
                          </a:prstGeom>
                          <a:ln>
                            <a:noFill/>
                          </a:ln>
                          <a:extLst>
                            <a:ext uri="{53640926-AAD7-44D8-BBD7-CCE9431645EC}">
                              <a14:shadowObscured xmlns:a14="http://schemas.microsoft.com/office/drawing/2010/main"/>
                            </a:ext>
                          </a:extLst>
                        </pic:spPr>
                      </pic:pic>
                    </a:graphicData>
                  </a:graphic>
                </wp:inline>
              </w:drawing>
            </w:r>
          </w:p>
        </w:tc>
      </w:tr>
    </w:tbl>
    <w:p w14:paraId="71A39B21" w14:textId="74EF4B97" w:rsidR="00911744" w:rsidRPr="00CE179B" w:rsidRDefault="006609D0" w:rsidP="00247E0B">
      <w:r>
        <w:rPr>
          <w:noProof/>
        </w:rPr>
        <mc:AlternateContent>
          <mc:Choice Requires="wps">
            <w:drawing>
              <wp:anchor distT="0" distB="0" distL="114300" distR="114300" simplePos="0" relativeHeight="251658272" behindDoc="0" locked="0" layoutInCell="1" allowOverlap="1" wp14:anchorId="2769CF96" wp14:editId="26145984">
                <wp:simplePos x="0" y="0"/>
                <wp:positionH relativeFrom="column">
                  <wp:posOffset>5062654</wp:posOffset>
                </wp:positionH>
                <wp:positionV relativeFrom="paragraph">
                  <wp:posOffset>3345366</wp:posOffset>
                </wp:positionV>
                <wp:extent cx="182880" cy="182880"/>
                <wp:effectExtent l="0" t="0" r="7620" b="7620"/>
                <wp:wrapNone/>
                <wp:docPr id="1752343974" name="Oval 1"/>
                <wp:cNvGraphicFramePr/>
                <a:graphic xmlns:a="http://schemas.openxmlformats.org/drawingml/2006/main">
                  <a:graphicData uri="http://schemas.microsoft.com/office/word/2010/wordprocessingShape">
                    <wps:wsp>
                      <wps:cNvSpPr/>
                      <wps:spPr>
                        <a:xfrm>
                          <a:off x="0" y="0"/>
                          <a:ext cx="182880" cy="182880"/>
                        </a:xfrm>
                        <a:prstGeom prst="ellipse">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8756F92" w14:textId="45667E87" w:rsidR="00AF7423" w:rsidRPr="003C11F7" w:rsidRDefault="001622F4" w:rsidP="00AF7423">
                            <w:pPr>
                              <w:spacing w:before="0" w:after="0"/>
                              <w:jc w:val="center"/>
                              <w:rPr>
                                <w:sz w:val="16"/>
                                <w:szCs w:val="16"/>
                              </w:rPr>
                            </w:pPr>
                            <w:r>
                              <w:rPr>
                                <w:sz w:val="16"/>
                                <w:szCs w:val="16"/>
                              </w:rPr>
                              <w:t>7</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w:pict>
              <v:oval id="_x0000_s1083" style="position:absolute;left:0;text-align:left;margin-left:398.65pt;margin-top:263.4pt;width:14.4pt;height:14.4pt;z-index:25165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red" stroked="f" strokeweight="1pt" w14:anchorId="2769CF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">
                <v:stroke joinstyle="miter"/>
                <v:textbox inset="0,0,0,0">
                  <w:txbxContent>
                    <w:p w:rsidRPr="003C11F7" w:rsidR="00AF7423" w:rsidP="00AF7423" w:rsidRDefault="001622F4" w14:paraId="68756F92" w14:textId="45667E87">
                      <w:pPr>
                        <w:spacing w:before="0" w:after="0"/>
                        <w:jc w:val="center"/>
                        <w:rPr>
                          <w:sz w:val="16"/>
                          <w:szCs w:val="16"/>
                        </w:rPr>
                      </w:pPr>
                      <w:r>
                        <w:rPr>
                          <w:sz w:val="16"/>
                          <w:szCs w:val="16"/>
                        </w:rPr>
                        <w:t>7</w:t>
                      </w:r>
                    </w:p>
                  </w:txbxContent>
                </v:textbox>
              </v:oval>
            </w:pict>
          </mc:Fallback>
        </mc:AlternateContent>
      </w:r>
      <w:r w:rsidR="00911744" w:rsidRPr="5B920272">
        <w:rPr>
          <w:b/>
          <w:bCs/>
        </w:rPr>
        <w:t xml:space="preserve">The visualization modules contain some indicators about </w:t>
      </w:r>
      <w:r w:rsidR="00E64FED">
        <w:rPr>
          <w:b/>
          <w:bCs/>
        </w:rPr>
        <w:t>data</w:t>
      </w:r>
      <w:r w:rsidR="00E82280">
        <w:rPr>
          <w:b/>
          <w:bCs/>
        </w:rPr>
        <w:t xml:space="preserve"> availability</w:t>
      </w:r>
      <w:r w:rsidR="00911744" w:rsidRPr="5B920272">
        <w:rPr>
          <w:b/>
          <w:bCs/>
        </w:rPr>
        <w:t xml:space="preserve"> in the orange boxes</w:t>
      </w:r>
      <w:r w:rsidR="00913B6B">
        <w:t xml:space="preserve">. </w:t>
      </w:r>
      <w:r w:rsidR="003005C7">
        <w:t>T</w:t>
      </w:r>
      <w:r w:rsidR="00911744">
        <w:t>h</w:t>
      </w:r>
      <w:r w:rsidR="003432BA">
        <w:t>ese</w:t>
      </w:r>
      <w:r w:rsidR="00911744">
        <w:t xml:space="preserve"> indicator</w:t>
      </w:r>
      <w:r w:rsidR="003432BA">
        <w:t>s</w:t>
      </w:r>
      <w:r w:rsidR="00911744">
        <w:t xml:space="preserve"> are </w:t>
      </w:r>
      <w:r w:rsidR="003005C7">
        <w:t xml:space="preserve">usually </w:t>
      </w:r>
      <w:r w:rsidR="15CD2C8D">
        <w:t>arranged</w:t>
      </w:r>
      <w:r w:rsidR="00911744">
        <w:t xml:space="preserve"> in </w:t>
      </w:r>
      <w:r w:rsidR="00B02671">
        <w:t xml:space="preserve">four columns in the same row </w:t>
      </w:r>
      <w:r w:rsidR="00F464B6">
        <w:t>as</w:t>
      </w:r>
      <w:r w:rsidR="00B02671">
        <w:t xml:space="preserve"> the variable name and codes</w:t>
      </w:r>
      <w:r w:rsidR="001A5FBD">
        <w:t xml:space="preserve"> (</w:t>
      </w:r>
      <w:r w:rsidR="00911744">
        <w:fldChar w:fldCharType="begin"/>
      </w:r>
      <w:r w:rsidR="00911744">
        <w:instrText xml:space="preserve"> REF _Ref197334131 \h </w:instrText>
      </w:r>
      <w:r w:rsidR="00911744">
        <w:fldChar w:fldCharType="separate"/>
      </w:r>
      <w:r w:rsidR="00AF069E">
        <w:t xml:space="preserve">Figure </w:t>
      </w:r>
      <w:r w:rsidR="00AF069E" w:rsidRPr="5B920272">
        <w:rPr>
          <w:noProof/>
        </w:rPr>
        <w:t>5</w:t>
      </w:r>
      <w:r w:rsidR="00911744">
        <w:fldChar w:fldCharType="end"/>
      </w:r>
      <w:r w:rsidR="001A5FBD">
        <w:t>) [1]</w:t>
      </w:r>
      <w:r w:rsidR="00B02671">
        <w:t>.</w:t>
      </w:r>
      <w:r w:rsidR="00911744">
        <w:t xml:space="preserve"> </w:t>
      </w:r>
      <w:r w:rsidR="003432BA">
        <w:t xml:space="preserve">The first column, “Last”, </w:t>
      </w:r>
      <w:r w:rsidR="73FC4A41">
        <w:t>displays</w:t>
      </w:r>
      <w:r w:rsidR="003432BA">
        <w:t xml:space="preserve"> </w:t>
      </w:r>
      <w:r w:rsidR="00037BF8">
        <w:t>the last</w:t>
      </w:r>
      <w:r w:rsidR="00C16C35">
        <w:t xml:space="preserve"> year with available information for the state of interest</w:t>
      </w:r>
      <w:r w:rsidR="003005C7">
        <w:t>,</w:t>
      </w:r>
      <w:r w:rsidR="00037BF8">
        <w:t xml:space="preserve"> </w:t>
      </w:r>
      <w:r w:rsidR="004935E7">
        <w:t xml:space="preserve">disregarding the period selected </w:t>
      </w:r>
      <w:r w:rsidR="008A167F">
        <w:t>to help user</w:t>
      </w:r>
      <w:r w:rsidR="00661B56">
        <w:t>s</w:t>
      </w:r>
      <w:r w:rsidR="008A167F">
        <w:t xml:space="preserve"> set the </w:t>
      </w:r>
      <w:r w:rsidR="006811A0">
        <w:t>period to be use in the visualization</w:t>
      </w:r>
      <w:r w:rsidR="00037BF8">
        <w:t xml:space="preserve">. The </w:t>
      </w:r>
      <w:r w:rsidR="004935E7">
        <w:t>other</w:t>
      </w:r>
      <w:r w:rsidR="00037BF8">
        <w:t xml:space="preserve"> </w:t>
      </w:r>
      <w:r w:rsidR="004935E7">
        <w:t>three</w:t>
      </w:r>
      <w:r w:rsidR="00037BF8">
        <w:t xml:space="preserve"> </w:t>
      </w:r>
      <w:r w:rsidR="004935E7">
        <w:t xml:space="preserve">columns </w:t>
      </w:r>
      <w:r w:rsidR="002D44BF">
        <w:t xml:space="preserve">show the </w:t>
      </w:r>
      <w:r w:rsidR="00D411D4">
        <w:t>ratio</w:t>
      </w:r>
      <w:r w:rsidR="002D44BF">
        <w:t xml:space="preserve"> between the countries with available figures and the number of countries in each comparison group </w:t>
      </w:r>
      <w:r w:rsidR="00F20266">
        <w:t>to help user</w:t>
      </w:r>
      <w:r w:rsidR="00D411D4">
        <w:t>s</w:t>
      </w:r>
      <w:r w:rsidR="00F20266">
        <w:t xml:space="preserve"> </w:t>
      </w:r>
      <w:r w:rsidR="00922E8F">
        <w:t>define</w:t>
      </w:r>
      <w:r w:rsidR="00F20266">
        <w:t xml:space="preserve"> the time parameters or evaluate </w:t>
      </w:r>
      <w:r w:rsidR="003408D7">
        <w:t xml:space="preserve">if the group averages </w:t>
      </w:r>
      <w:r w:rsidR="003069ED">
        <w:t>have</w:t>
      </w:r>
      <w:r w:rsidR="00125169">
        <w:t xml:space="preserve"> </w:t>
      </w:r>
      <w:r w:rsidR="003315C8">
        <w:t>enough</w:t>
      </w:r>
      <w:r w:rsidR="00125169">
        <w:t xml:space="preserve"> </w:t>
      </w:r>
      <w:r w:rsidR="003315C8">
        <w:t>information to be representative</w:t>
      </w:r>
      <w:r w:rsidR="003408D7">
        <w:t>.</w:t>
      </w:r>
    </w:p>
    <w:p w14:paraId="4DF93C94" w14:textId="420AC663" w:rsidR="003315C8" w:rsidRDefault="002A3336" w:rsidP="00247E0B">
      <w:r>
        <w:rPr>
          <w:noProof/>
        </w:rPr>
        <mc:AlternateContent>
          <mc:Choice Requires="wps">
            <w:drawing>
              <wp:anchor distT="0" distB="0" distL="114300" distR="114300" simplePos="0" relativeHeight="251673763" behindDoc="0" locked="0" layoutInCell="1" allowOverlap="1" wp14:anchorId="5EDC3B8C" wp14:editId="6DD19FEB">
                <wp:simplePos x="0" y="0"/>
                <wp:positionH relativeFrom="column">
                  <wp:posOffset>3192780</wp:posOffset>
                </wp:positionH>
                <wp:positionV relativeFrom="paragraph">
                  <wp:posOffset>709047</wp:posOffset>
                </wp:positionV>
                <wp:extent cx="182880" cy="182880"/>
                <wp:effectExtent l="0" t="0" r="7620" b="7620"/>
                <wp:wrapNone/>
                <wp:docPr id="1666767540" name="Oval 1"/>
                <wp:cNvGraphicFramePr/>
                <a:graphic xmlns:a="http://schemas.openxmlformats.org/drawingml/2006/main">
                  <a:graphicData uri="http://schemas.microsoft.com/office/word/2010/wordprocessingShape">
                    <wps:wsp>
                      <wps:cNvSpPr/>
                      <wps:spPr>
                        <a:xfrm>
                          <a:off x="0" y="0"/>
                          <a:ext cx="182880" cy="182880"/>
                        </a:xfrm>
                        <a:prstGeom prst="ellipse">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820B7E4" w14:textId="77777777" w:rsidR="000F4895" w:rsidRPr="003C11F7" w:rsidRDefault="000F4895" w:rsidP="000F4895">
                            <w:pPr>
                              <w:spacing w:before="0" w:after="0"/>
                              <w:jc w:val="center"/>
                              <w:rPr>
                                <w:sz w:val="16"/>
                                <w:szCs w:val="16"/>
                              </w:rPr>
                            </w:pPr>
                            <w:r>
                              <w:rPr>
                                <w:sz w:val="16"/>
                                <w:szCs w:val="16"/>
                              </w:rPr>
                              <w:t>3</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w:pict>
              <v:oval id="_x0000_s1084" style="position:absolute;left:0;text-align:left;margin-left:251.4pt;margin-top:55.85pt;width:14.4pt;height:14.4pt;z-index:25167376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red" stroked="f" strokeweight="1pt" w14:anchorId="5EDC3B8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">
                <v:stroke joinstyle="miter"/>
                <v:textbox inset="0,0,0,0">
                  <w:txbxContent>
                    <w:p w:rsidRPr="003C11F7" w:rsidR="000F4895" w:rsidP="000F4895" w:rsidRDefault="000F4895" w14:paraId="3820B7E4" w14:textId="77777777">
                      <w:pPr>
                        <w:spacing w:before="0" w:after="0"/>
                        <w:jc w:val="center"/>
                        <w:rPr>
                          <w:sz w:val="16"/>
                          <w:szCs w:val="16"/>
                        </w:rPr>
                      </w:pPr>
                      <w:r>
                        <w:rPr>
                          <w:sz w:val="16"/>
                          <w:szCs w:val="16"/>
                        </w:rPr>
                        <w:t>3</w:t>
                      </w:r>
                    </w:p>
                  </w:txbxContent>
                </v:textbox>
              </v:oval>
            </w:pict>
          </mc:Fallback>
        </mc:AlternateContent>
      </w:r>
      <w:r w:rsidR="000A6DB5" w:rsidRPr="5B920272">
        <w:rPr>
          <w:b/>
          <w:bCs/>
        </w:rPr>
        <w:t xml:space="preserve">The tool </w:t>
      </w:r>
      <w:r w:rsidR="00883E6F" w:rsidRPr="5B920272">
        <w:rPr>
          <w:b/>
          <w:bCs/>
        </w:rPr>
        <w:t>offers</w:t>
      </w:r>
      <w:r w:rsidR="00EE5312" w:rsidRPr="5B920272">
        <w:rPr>
          <w:b/>
          <w:bCs/>
        </w:rPr>
        <w:t xml:space="preserve"> a couple of </w:t>
      </w:r>
      <w:r w:rsidR="00883E6F" w:rsidRPr="5B920272">
        <w:rPr>
          <w:b/>
          <w:bCs/>
        </w:rPr>
        <w:t>instruments</w:t>
      </w:r>
      <w:r w:rsidR="00EE5312" w:rsidRPr="5B920272">
        <w:rPr>
          <w:b/>
          <w:bCs/>
        </w:rPr>
        <w:t xml:space="preserve"> to </w:t>
      </w:r>
      <w:r w:rsidR="00883E6F" w:rsidRPr="5B920272">
        <w:rPr>
          <w:b/>
          <w:bCs/>
        </w:rPr>
        <w:t>navigate</w:t>
      </w:r>
      <w:r w:rsidR="00EE5312" w:rsidRPr="5B920272">
        <w:rPr>
          <w:b/>
          <w:bCs/>
        </w:rPr>
        <w:t xml:space="preserve"> </w:t>
      </w:r>
      <w:r w:rsidR="00883E6F" w:rsidRPr="5B920272">
        <w:rPr>
          <w:b/>
          <w:bCs/>
        </w:rPr>
        <w:t>between sheets</w:t>
      </w:r>
      <w:r w:rsidR="00883E6F">
        <w:t xml:space="preserve">. </w:t>
      </w:r>
      <w:r w:rsidR="00D4452F">
        <w:t>Users</w:t>
      </w:r>
      <w:r w:rsidR="00724544">
        <w:t xml:space="preserve"> can navigate between </w:t>
      </w:r>
      <w:r w:rsidR="001A5FBD">
        <w:t>sheets</w:t>
      </w:r>
      <w:r w:rsidR="00724544">
        <w:t xml:space="preserve"> using the </w:t>
      </w:r>
      <w:r w:rsidR="0034395B">
        <w:t xml:space="preserve">traditional </w:t>
      </w:r>
      <w:r w:rsidR="00724544">
        <w:t>option</w:t>
      </w:r>
      <w:r w:rsidR="0034395B">
        <w:t>s</w:t>
      </w:r>
      <w:r w:rsidR="00724544">
        <w:t xml:space="preserve"> in Excel</w:t>
      </w:r>
      <w:r w:rsidR="00E14A3F">
        <w:t>,</w:t>
      </w:r>
      <w:r w:rsidR="00724544">
        <w:t xml:space="preserve"> </w:t>
      </w:r>
      <w:r w:rsidR="00811038">
        <w:t>such as checking the sheet ta</w:t>
      </w:r>
      <w:r w:rsidR="006835C1">
        <w:t>b</w:t>
      </w:r>
      <w:r w:rsidR="002E0BE7">
        <w:t xml:space="preserve"> [2]</w:t>
      </w:r>
      <w:r w:rsidR="00811038">
        <w:t xml:space="preserve"> at the bottom </w:t>
      </w:r>
      <w:r w:rsidR="00961642">
        <w:t>of</w:t>
      </w:r>
      <w:r w:rsidR="00811038">
        <w:t xml:space="preserve"> the application or using the </w:t>
      </w:r>
      <w:r w:rsidR="00961642">
        <w:t>activate</w:t>
      </w:r>
      <w:r w:rsidR="00811038">
        <w:t xml:space="preserve"> </w:t>
      </w:r>
      <w:r w:rsidR="00961642">
        <w:t>menu by right</w:t>
      </w:r>
      <w:r w:rsidR="006835C1">
        <w:t>-</w:t>
      </w:r>
      <w:r w:rsidR="00961642">
        <w:t xml:space="preserve">clicking </w:t>
      </w:r>
      <w:r w:rsidR="005B78FC">
        <w:t>the navigation button</w:t>
      </w:r>
      <w:r w:rsidR="005F7999">
        <w:t>s</w:t>
      </w:r>
      <w:r w:rsidR="005B78FC">
        <w:t xml:space="preserve"> in the bottom</w:t>
      </w:r>
      <w:r w:rsidR="006835C1">
        <w:t>-</w:t>
      </w:r>
      <w:r w:rsidR="006835C1" w:rsidRPr="006835C1">
        <w:t xml:space="preserve"> </w:t>
      </w:r>
      <w:r w:rsidR="006835C1">
        <w:t>left</w:t>
      </w:r>
      <w:r w:rsidR="005B78FC">
        <w:t xml:space="preserve"> corner of the application</w:t>
      </w:r>
      <w:r w:rsidR="007E0005">
        <w:t xml:space="preserve"> [</w:t>
      </w:r>
      <w:r w:rsidR="002E0BE7">
        <w:t>3</w:t>
      </w:r>
      <w:r w:rsidR="007E0005">
        <w:t>]</w:t>
      </w:r>
      <w:r w:rsidR="005B78FC">
        <w:t xml:space="preserve">. </w:t>
      </w:r>
      <w:r w:rsidR="002356DE">
        <w:t>Alternative</w:t>
      </w:r>
      <w:r w:rsidR="00594698">
        <w:t>ly</w:t>
      </w:r>
      <w:r w:rsidR="005B78FC">
        <w:t xml:space="preserve">, </w:t>
      </w:r>
      <w:r w:rsidR="00013ACD">
        <w:t>user</w:t>
      </w:r>
      <w:r w:rsidR="00661B56">
        <w:t>s</w:t>
      </w:r>
      <w:r w:rsidR="00013ACD">
        <w:t xml:space="preserve"> can go to any sheet using the link in the table of content</w:t>
      </w:r>
      <w:r w:rsidR="009B58EC">
        <w:t>s</w:t>
      </w:r>
      <w:r w:rsidR="00013ACD">
        <w:t xml:space="preserve"> in the “</w:t>
      </w:r>
      <w:r w:rsidR="003E4E03">
        <w:t>S</w:t>
      </w:r>
      <w:r w:rsidR="00013ACD">
        <w:t>ubnational</w:t>
      </w:r>
      <w:r w:rsidR="003E4E03">
        <w:t xml:space="preserve"> PFR</w:t>
      </w:r>
      <w:r w:rsidR="00013ACD">
        <w:t>” sheet</w:t>
      </w:r>
      <w:r w:rsidR="00C64954">
        <w:t xml:space="preserve"> and hit the house icon in the top-left corner of each sheet </w:t>
      </w:r>
      <w:r w:rsidR="002356DE">
        <w:t>to return</w:t>
      </w:r>
      <w:r w:rsidR="00C64954">
        <w:t xml:space="preserve"> to the “</w:t>
      </w:r>
      <w:r w:rsidR="003E4E03">
        <w:t>S</w:t>
      </w:r>
      <w:r w:rsidR="002356DE">
        <w:t>upernational</w:t>
      </w:r>
      <w:r w:rsidR="003E4E03">
        <w:t xml:space="preserve"> PFR”</w:t>
      </w:r>
      <w:r w:rsidR="00C64954">
        <w:t xml:space="preserve"> sheet</w:t>
      </w:r>
      <w:r w:rsidR="003E4E03">
        <w:t xml:space="preserve"> [</w:t>
      </w:r>
      <w:r w:rsidR="002E0BE7">
        <w:t>4</w:t>
      </w:r>
      <w:r w:rsidR="003E4E03">
        <w:t>]</w:t>
      </w:r>
      <w:r w:rsidR="6A333A4A">
        <w:t xml:space="preserve">. </w:t>
      </w:r>
      <w:r w:rsidR="001706A9">
        <w:t>Users</w:t>
      </w:r>
      <w:r w:rsidR="00594698">
        <w:t xml:space="preserve"> can also </w:t>
      </w:r>
      <w:r w:rsidR="00247E0B">
        <w:t>navigate</w:t>
      </w:r>
      <w:r w:rsidR="00594698">
        <w:t xml:space="preserve"> between sheets usin</w:t>
      </w:r>
      <w:r w:rsidR="00247E0B">
        <w:t>g the context menu. When users r</w:t>
      </w:r>
      <w:r w:rsidR="00282994">
        <w:t>ight-click any cell</w:t>
      </w:r>
      <w:r w:rsidR="003E4E03">
        <w:t xml:space="preserve"> [</w:t>
      </w:r>
      <w:r w:rsidR="002E0BE7">
        <w:t>5</w:t>
      </w:r>
      <w:r w:rsidR="003E4E03">
        <w:t>]</w:t>
      </w:r>
      <w:r w:rsidR="009B58EC">
        <w:t>,</w:t>
      </w:r>
      <w:r w:rsidR="00282994">
        <w:t xml:space="preserve"> a modified context menu </w:t>
      </w:r>
      <w:r w:rsidR="00247E0B">
        <w:t xml:space="preserve">pops up </w:t>
      </w:r>
      <w:r w:rsidR="00282994">
        <w:t>with the "Navigate" button at the top</w:t>
      </w:r>
      <w:r w:rsidR="00245BF5">
        <w:t xml:space="preserve"> [</w:t>
      </w:r>
      <w:r w:rsidR="002E0BE7">
        <w:t>6</w:t>
      </w:r>
      <w:r w:rsidR="00245BF5">
        <w:t>]</w:t>
      </w:r>
      <w:r w:rsidR="00282994">
        <w:t xml:space="preserve">. </w:t>
      </w:r>
      <w:r w:rsidR="008C3E75">
        <w:t xml:space="preserve">Hovering the mouse over </w:t>
      </w:r>
      <w:r w:rsidR="00282994">
        <w:t xml:space="preserve">it reveals </w:t>
      </w:r>
      <w:r w:rsidR="00A20488">
        <w:t>seven</w:t>
      </w:r>
      <w:r w:rsidR="00282994">
        <w:t xml:space="preserve"> options</w:t>
      </w:r>
      <w:r w:rsidR="00245BF5">
        <w:t>.</w:t>
      </w:r>
      <w:r w:rsidR="00282994">
        <w:t xml:space="preserve"> </w:t>
      </w:r>
      <w:r w:rsidR="00245BF5">
        <w:t>T</w:t>
      </w:r>
      <w:r w:rsidR="00282994">
        <w:t xml:space="preserve">he first </w:t>
      </w:r>
      <w:r w:rsidR="009555D5">
        <w:t>six</w:t>
      </w:r>
      <w:r w:rsidR="00282994">
        <w:t xml:space="preserve"> allow jumps to the </w:t>
      </w:r>
      <w:r w:rsidR="001706A9">
        <w:t>“</w:t>
      </w:r>
      <w:r w:rsidR="00282994">
        <w:t>Macro</w:t>
      </w:r>
      <w:r w:rsidR="001706A9">
        <w:t>”</w:t>
      </w:r>
      <w:r w:rsidR="00282994">
        <w:t xml:space="preserve">, </w:t>
      </w:r>
      <w:r w:rsidR="001706A9">
        <w:t>“</w:t>
      </w:r>
      <w:r w:rsidR="00282994">
        <w:t>Revenues</w:t>
      </w:r>
      <w:r w:rsidR="001706A9">
        <w:t>”</w:t>
      </w:r>
      <w:r w:rsidR="00282994">
        <w:t xml:space="preserve">, </w:t>
      </w:r>
      <w:r w:rsidR="001706A9">
        <w:t>“</w:t>
      </w:r>
      <w:r w:rsidR="00282994">
        <w:t>Expenditures</w:t>
      </w:r>
      <w:r w:rsidR="001706A9">
        <w:t>”</w:t>
      </w:r>
      <w:r w:rsidR="00282994">
        <w:t>,</w:t>
      </w:r>
      <w:r w:rsidR="001706A9">
        <w:t xml:space="preserve"> “</w:t>
      </w:r>
      <w:proofErr w:type="spellStart"/>
      <w:r w:rsidR="00F06DCC">
        <w:t>FiscalHealthIndex</w:t>
      </w:r>
      <w:proofErr w:type="spellEnd"/>
      <w:r w:rsidR="001706A9">
        <w:t>”</w:t>
      </w:r>
      <w:r w:rsidR="00F06DCC">
        <w:t>, “</w:t>
      </w:r>
      <w:proofErr w:type="spellStart"/>
      <w:r w:rsidR="00F06DCC">
        <w:t>FiscalSustainabilityIndex</w:t>
      </w:r>
      <w:proofErr w:type="spellEnd"/>
      <w:r w:rsidR="00F06DCC">
        <w:t>”</w:t>
      </w:r>
      <w:r w:rsidR="00694029">
        <w:t>,</w:t>
      </w:r>
      <w:r w:rsidR="00282994">
        <w:t xml:space="preserve"> and </w:t>
      </w:r>
      <w:r w:rsidR="00F06DCC">
        <w:t>“</w:t>
      </w:r>
      <w:r w:rsidR="00282994">
        <w:t>Analysis</w:t>
      </w:r>
      <w:r w:rsidR="00F06DCC">
        <w:t>”</w:t>
      </w:r>
      <w:r w:rsidR="00282994">
        <w:t xml:space="preserve"> sheets</w:t>
      </w:r>
      <w:r w:rsidR="00AF5BC6">
        <w:t>, the first sheet in each group [</w:t>
      </w:r>
      <w:r w:rsidR="002E0BE7">
        <w:t>7</w:t>
      </w:r>
      <w:r w:rsidR="00AF5BC6">
        <w:t>]</w:t>
      </w:r>
      <w:r w:rsidR="00282994">
        <w:t>.</w:t>
      </w:r>
      <w:r w:rsidR="00A0224F">
        <w:t xml:space="preserve"> Additionally, the "Open Navigator" option</w:t>
      </w:r>
      <w:r w:rsidR="00AF5BC6">
        <w:t xml:space="preserve"> [</w:t>
      </w:r>
      <w:r w:rsidR="00C71372">
        <w:t>8</w:t>
      </w:r>
      <w:r w:rsidR="00AF5BC6">
        <w:t>]</w:t>
      </w:r>
      <w:r w:rsidR="00A0224F">
        <w:t xml:space="preserve">, the </w:t>
      </w:r>
      <w:r w:rsidR="005607DC">
        <w:t xml:space="preserve">seventh </w:t>
      </w:r>
      <w:r w:rsidR="00AF5BC6">
        <w:t>option</w:t>
      </w:r>
      <w:r w:rsidR="00A0224F">
        <w:t>, opens a panel listing all sheets, allowing users to navigate</w:t>
      </w:r>
      <w:r w:rsidR="009555D5">
        <w:t xml:space="preserve"> to any sh</w:t>
      </w:r>
      <w:r w:rsidR="00874CDC">
        <w:t>eet</w:t>
      </w:r>
      <w:r w:rsidR="00A0224F">
        <w:t xml:space="preserve"> by clicking </w:t>
      </w:r>
      <w:r w:rsidR="00AF5BC6">
        <w:t xml:space="preserve">on </w:t>
      </w:r>
      <w:r w:rsidR="00694029">
        <w:t>its</w:t>
      </w:r>
      <w:r w:rsidR="00AF5BC6">
        <w:t xml:space="preserve"> </w:t>
      </w:r>
      <w:r w:rsidR="00A0224F">
        <w:t>name</w:t>
      </w:r>
      <w:r w:rsidR="005607DC">
        <w:t>.</w:t>
      </w:r>
    </w:p>
    <w:p w14:paraId="16601282" w14:textId="60BD27F7" w:rsidR="00C739FA" w:rsidRDefault="00C739FA" w:rsidP="00A30ECB">
      <w:pPr>
        <w:pStyle w:val="Heading2"/>
      </w:pPr>
      <w:bookmarkStart w:id="16" w:name="_Toc197744497"/>
      <w:r>
        <w:t>Updating the tool</w:t>
      </w:r>
      <w:bookmarkEnd w:id="16"/>
    </w:p>
    <w:p w14:paraId="336E232F" w14:textId="757AE37F" w:rsidR="002D289B" w:rsidRDefault="00BE129B" w:rsidP="00742CE1">
      <w:r w:rsidRPr="002F13D1">
        <w:rPr>
          <w:b/>
          <w:bCs/>
        </w:rPr>
        <w:t xml:space="preserve">The tool </w:t>
      </w:r>
      <w:r w:rsidR="00742CE1">
        <w:rPr>
          <w:b/>
          <w:bCs/>
        </w:rPr>
        <w:t>relies</w:t>
      </w:r>
      <w:r w:rsidR="00760469">
        <w:rPr>
          <w:b/>
          <w:bCs/>
        </w:rPr>
        <w:t xml:space="preserve"> on a </w:t>
      </w:r>
      <w:r w:rsidR="00742CE1">
        <w:rPr>
          <w:b/>
          <w:bCs/>
        </w:rPr>
        <w:t>back-end</w:t>
      </w:r>
      <w:r w:rsidR="00760469">
        <w:rPr>
          <w:b/>
          <w:bCs/>
        </w:rPr>
        <w:t xml:space="preserve"> database periodically updated by the World Bank’s country tea</w:t>
      </w:r>
      <w:r w:rsidR="00742CE1">
        <w:rPr>
          <w:b/>
          <w:bCs/>
        </w:rPr>
        <w:t>m</w:t>
      </w:r>
      <w:r w:rsidR="002774DC">
        <w:rPr>
          <w:b/>
          <w:bCs/>
        </w:rPr>
        <w:t>.</w:t>
      </w:r>
      <w:r w:rsidR="00270132" w:rsidRPr="00270132">
        <w:t xml:space="preserve"> </w:t>
      </w:r>
      <w:r w:rsidR="00270132">
        <w:t xml:space="preserve">The </w:t>
      </w:r>
      <w:r w:rsidR="00760469">
        <w:t xml:space="preserve">Excel </w:t>
      </w:r>
      <w:r w:rsidR="00270132">
        <w:t>tool is only the front</w:t>
      </w:r>
      <w:r w:rsidR="006D5D19">
        <w:t>-</w:t>
      </w:r>
      <w:r w:rsidR="00270132">
        <w:t>end</w:t>
      </w:r>
      <w:r w:rsidR="0018703A">
        <w:t xml:space="preserve"> to facilitate the analysis of a</w:t>
      </w:r>
      <w:r w:rsidR="006D5D19">
        <w:t>n exten</w:t>
      </w:r>
      <w:r w:rsidR="00D97A3B">
        <w:t xml:space="preserve">sive </w:t>
      </w:r>
      <w:r w:rsidR="0018703A">
        <w:t>database built by the World Bank’s country team</w:t>
      </w:r>
      <w:r w:rsidR="00D97A3B">
        <w:t xml:space="preserve">, </w:t>
      </w:r>
      <w:r w:rsidR="0018703A">
        <w:t xml:space="preserve">placed on </w:t>
      </w:r>
      <w:r w:rsidR="00760469">
        <w:t xml:space="preserve">the country team’s </w:t>
      </w:r>
      <w:r w:rsidR="0018703A">
        <w:t>SharePoint</w:t>
      </w:r>
      <w:r w:rsidR="00183CD8">
        <w:t xml:space="preserve"> (</w:t>
      </w:r>
      <w:r w:rsidR="003730BE">
        <w:fldChar w:fldCharType="begin"/>
      </w:r>
      <w:r w:rsidR="003730BE">
        <w:instrText xml:space="preserve"> REF _Ref198188152 \h </w:instrText>
      </w:r>
      <w:r w:rsidR="003730BE">
        <w:fldChar w:fldCharType="separate"/>
      </w:r>
      <w:r w:rsidR="003730BE">
        <w:t>Box 1</w:t>
      </w:r>
      <w:r w:rsidR="003730BE">
        <w:fldChar w:fldCharType="end"/>
      </w:r>
      <w:r w:rsidR="00183CD8">
        <w:t>)</w:t>
      </w:r>
      <w:r w:rsidR="0018703A">
        <w:t xml:space="preserve">. </w:t>
      </w:r>
      <w:r w:rsidR="00E7625D">
        <w:t>The team pull</w:t>
      </w:r>
      <w:r w:rsidR="006C1B93">
        <w:t>s</w:t>
      </w:r>
      <w:r w:rsidR="00E7625D">
        <w:t xml:space="preserve"> this information from</w:t>
      </w:r>
      <w:r w:rsidR="00CA6FB1">
        <w:t xml:space="preserve"> official sources</w:t>
      </w:r>
      <w:r w:rsidR="008E30C4">
        <w:t>, mainly</w:t>
      </w:r>
      <w:r w:rsidR="00CA6FB1">
        <w:t xml:space="preserve"> </w:t>
      </w:r>
      <w:r w:rsidR="00603C85">
        <w:t>the</w:t>
      </w:r>
      <w:r w:rsidR="00616AB9">
        <w:t xml:space="preserve"> </w:t>
      </w:r>
      <w:r w:rsidR="00616AB9" w:rsidRPr="00616AB9">
        <w:t>Reserve Bank of India</w:t>
      </w:r>
      <w:r w:rsidR="00603C85">
        <w:t xml:space="preserve"> </w:t>
      </w:r>
      <w:r w:rsidR="00616AB9">
        <w:t>(</w:t>
      </w:r>
      <w:r w:rsidR="00603C85" w:rsidRPr="0029027B">
        <w:t>RBI</w:t>
      </w:r>
      <w:r w:rsidR="00616AB9">
        <w:t>)</w:t>
      </w:r>
      <w:r w:rsidR="00603C85" w:rsidRPr="0029027B">
        <w:t xml:space="preserve"> State Finances Study for fiscal figures and </w:t>
      </w:r>
      <w:r w:rsidR="006C1B93">
        <w:t xml:space="preserve">the </w:t>
      </w:r>
      <w:r w:rsidR="008E30C4" w:rsidRPr="008E30C4">
        <w:t xml:space="preserve">Ministry of Statistics and </w:t>
      </w:r>
      <w:proofErr w:type="spellStart"/>
      <w:r w:rsidR="008E30C4" w:rsidRPr="008E30C4">
        <w:t>Programme</w:t>
      </w:r>
      <w:proofErr w:type="spellEnd"/>
      <w:r w:rsidR="008E30C4" w:rsidRPr="008E30C4">
        <w:t xml:space="preserve"> Implementation </w:t>
      </w:r>
      <w:r w:rsidR="008E30C4">
        <w:t>(</w:t>
      </w:r>
      <w:r w:rsidR="00603C85" w:rsidRPr="0029027B">
        <w:t>MOSPI</w:t>
      </w:r>
      <w:r w:rsidR="008E30C4">
        <w:t>)</w:t>
      </w:r>
      <w:r w:rsidR="00603C85" w:rsidRPr="0029027B">
        <w:t xml:space="preserve"> for macro-economic database.</w:t>
      </w:r>
      <w:r w:rsidR="00BB347E">
        <w:t xml:space="preserve"> </w:t>
      </w:r>
      <w:r w:rsidR="00603C85" w:rsidRPr="0029027B">
        <w:t xml:space="preserve">Note: A year denotes </w:t>
      </w:r>
      <w:r w:rsidR="00D967EB">
        <w:t xml:space="preserve">the </w:t>
      </w:r>
      <w:r w:rsidR="00603C85" w:rsidRPr="0029027B">
        <w:t>fiscal year. For instance, 2022 is FY 2022-23 starting April 2022. For fiscal variables, 2023 is revised</w:t>
      </w:r>
      <w:r w:rsidR="00D967EB">
        <w:t>,</w:t>
      </w:r>
      <w:r w:rsidR="00603C85" w:rsidRPr="0029027B">
        <w:t xml:space="preserve"> and 2024 is budget estimates</w:t>
      </w:r>
      <w:r w:rsidR="00E7625D">
        <w:t xml:space="preserve">. Based on this information, the team classifies and prioritizes variables that </w:t>
      </w:r>
      <w:r w:rsidR="00C373E6">
        <w:t>are</w:t>
      </w:r>
      <w:r w:rsidR="00E7625D">
        <w:t xml:space="preserve"> used to keep the tool as simple as possible and estimate some parameters that could inform the </w:t>
      </w:r>
      <w:r w:rsidR="00460FFF">
        <w:t>analysis</w:t>
      </w:r>
      <w:r w:rsidR="00E7625D">
        <w:t xml:space="preserve">. </w:t>
      </w:r>
      <w:r w:rsidR="00DE699F" w:rsidRPr="00DE699F">
        <w:t>The country team updates This back-end database at least once a year to ensure the end users have the lates</w:t>
      </w:r>
      <w:r w:rsidR="004D2C0F">
        <w:t>t</w:t>
      </w:r>
      <w:r w:rsidR="00DE699F" w:rsidRPr="00DE699F">
        <w:t xml:space="preserve"> available figures</w:t>
      </w:r>
      <w:r w:rsidR="00571F41">
        <w:t>.</w:t>
      </w:r>
      <w:r w:rsidR="00396B1D">
        <w:t xml:space="preserve"> </w:t>
      </w:r>
    </w:p>
    <w:p w14:paraId="44B9C47D" w14:textId="5BD4496F" w:rsidR="002D289B" w:rsidRDefault="00760469" w:rsidP="00270132">
      <w:r w:rsidRPr="00E52B4B">
        <w:rPr>
          <w:b/>
          <w:bCs/>
        </w:rPr>
        <w:t xml:space="preserve">The tool </w:t>
      </w:r>
      <w:r w:rsidRPr="002774DC">
        <w:rPr>
          <w:b/>
          <w:bCs/>
        </w:rPr>
        <w:t>allows</w:t>
      </w:r>
      <w:r w:rsidRPr="00E52B4B">
        <w:rPr>
          <w:b/>
          <w:bCs/>
        </w:rPr>
        <w:t xml:space="preserve"> </w:t>
      </w:r>
      <w:r w:rsidR="00661B56">
        <w:rPr>
          <w:b/>
          <w:bCs/>
        </w:rPr>
        <w:t>users</w:t>
      </w:r>
      <w:r w:rsidRPr="00E52B4B">
        <w:rPr>
          <w:b/>
          <w:bCs/>
        </w:rPr>
        <w:t xml:space="preserve"> to </w:t>
      </w:r>
      <w:r>
        <w:rPr>
          <w:b/>
          <w:bCs/>
        </w:rPr>
        <w:t xml:space="preserve">automatically </w:t>
      </w:r>
      <w:r w:rsidRPr="00E52B4B">
        <w:rPr>
          <w:b/>
          <w:bCs/>
        </w:rPr>
        <w:t>update the backend database</w:t>
      </w:r>
      <w:r>
        <w:rPr>
          <w:b/>
          <w:bCs/>
        </w:rPr>
        <w:t xml:space="preserve"> with the data </w:t>
      </w:r>
      <w:r w:rsidR="0018718B">
        <w:rPr>
          <w:b/>
          <w:bCs/>
        </w:rPr>
        <w:t>on</w:t>
      </w:r>
      <w:r>
        <w:rPr>
          <w:b/>
          <w:bCs/>
        </w:rPr>
        <w:t xml:space="preserve"> the server.</w:t>
      </w:r>
      <w:r w:rsidR="00D8646B" w:rsidRPr="002F13D1">
        <w:rPr>
          <w:rStyle w:val="FootnoteReference"/>
        </w:rPr>
        <w:footnoteReference w:id="5"/>
      </w:r>
      <w:r w:rsidR="00BB347E">
        <w:rPr>
          <w:b/>
          <w:bCs/>
        </w:rPr>
        <w:t xml:space="preserve"> </w:t>
      </w:r>
      <w:r w:rsidR="00685899" w:rsidRPr="002F13D1">
        <w:t xml:space="preserve">The information in </w:t>
      </w:r>
      <w:r w:rsidR="00C35927" w:rsidRPr="00C35927">
        <w:t>SharePoint</w:t>
      </w:r>
      <w:r w:rsidR="00685899" w:rsidRPr="002F13D1">
        <w:t xml:space="preserve"> is retrieved </w:t>
      </w:r>
      <w:r w:rsidR="00C21C25" w:rsidRPr="002F13D1">
        <w:t xml:space="preserve">to the Excel tool using Power Query so the users can update the data </w:t>
      </w:r>
      <w:r w:rsidR="00C22D1D" w:rsidRPr="002F13D1">
        <w:t xml:space="preserve">from the server </w:t>
      </w:r>
      <w:r w:rsidR="00C22D1D" w:rsidRPr="00C22D1D">
        <w:t>whenever</w:t>
      </w:r>
      <w:r w:rsidR="00C22D1D" w:rsidRPr="002F13D1">
        <w:t xml:space="preserve"> they </w:t>
      </w:r>
      <w:r w:rsidR="00DD364E" w:rsidRPr="00DD364E">
        <w:t>want</w:t>
      </w:r>
      <w:r w:rsidR="00DD364E">
        <w:t xml:space="preserve">, </w:t>
      </w:r>
      <w:r w:rsidR="002D289B" w:rsidRPr="002D289B">
        <w:t>preserv</w:t>
      </w:r>
      <w:r w:rsidR="00DD364E">
        <w:t>ing</w:t>
      </w:r>
      <w:r w:rsidR="002D289B" w:rsidRPr="002D289B">
        <w:t xml:space="preserve"> </w:t>
      </w:r>
      <w:r w:rsidR="003D397B">
        <w:t>their cu</w:t>
      </w:r>
      <w:r w:rsidR="002D289B" w:rsidRPr="002D289B">
        <w:t xml:space="preserve">stomization, </w:t>
      </w:r>
      <w:r w:rsidR="00DD364E">
        <w:t xml:space="preserve">including the selection of peers, </w:t>
      </w:r>
      <w:r w:rsidR="002D289B" w:rsidRPr="002D289B">
        <w:t>without downloading the latest version of the tool</w:t>
      </w:r>
      <w:r w:rsidR="00DD364E">
        <w:t xml:space="preserve">. However, as the backend data </w:t>
      </w:r>
      <w:r w:rsidR="002416D5">
        <w:t xml:space="preserve">are </w:t>
      </w:r>
      <w:r w:rsidR="00DD364E">
        <w:t xml:space="preserve">in </w:t>
      </w:r>
      <w:r w:rsidR="00395F54">
        <w:t>an</w:t>
      </w:r>
      <w:r w:rsidR="00DD364E">
        <w:t xml:space="preserve"> internal SharePoint, </w:t>
      </w:r>
      <w:r w:rsidR="00DD364E" w:rsidRPr="0056400A">
        <w:t>the feature can only be implemented when the computer is connected to the World Bank system</w:t>
      </w:r>
      <w:r w:rsidR="00DD364E">
        <w:t>.</w:t>
      </w:r>
      <w:r w:rsidR="00D8646B">
        <w:t xml:space="preserve"> </w:t>
      </w:r>
    </w:p>
    <w:p w14:paraId="58920349" w14:textId="18CF4600" w:rsidR="000C1630" w:rsidRDefault="008E7401" w:rsidP="00247E0B">
      <w:r w:rsidRPr="002F13D1">
        <w:rPr>
          <w:b/>
          <w:bCs/>
        </w:rPr>
        <w:t>There are two options to update the backend data</w:t>
      </w:r>
      <w:r w:rsidR="00FF2C70">
        <w:rPr>
          <w:b/>
          <w:bCs/>
        </w:rPr>
        <w:t xml:space="preserve"> </w:t>
      </w:r>
      <w:r w:rsidR="00FF2C70">
        <w:t>(</w:t>
      </w:r>
      <w:r w:rsidR="00FF2C70">
        <w:fldChar w:fldCharType="begin"/>
      </w:r>
      <w:r w:rsidR="00FF2C70">
        <w:instrText xml:space="preserve"> REF _Ref197334889 \h </w:instrText>
      </w:r>
      <w:r w:rsidR="00FF2C70">
        <w:fldChar w:fldCharType="separate"/>
      </w:r>
      <w:r w:rsidR="00AF069E">
        <w:t xml:space="preserve">Figure </w:t>
      </w:r>
      <w:r w:rsidR="00AF069E">
        <w:rPr>
          <w:noProof/>
        </w:rPr>
        <w:t>6</w:t>
      </w:r>
      <w:r w:rsidR="00FF2C70">
        <w:fldChar w:fldCharType="end"/>
      </w:r>
      <w:r w:rsidR="00FF2C70">
        <w:t>)</w:t>
      </w:r>
      <w:r w:rsidR="00913B6B">
        <w:t xml:space="preserve">. </w:t>
      </w:r>
      <w:r w:rsidR="00ED27C4">
        <w:t xml:space="preserve">To update the backend data, users only need to </w:t>
      </w:r>
      <w:r w:rsidR="005D063C">
        <w:t>go</w:t>
      </w:r>
      <w:r w:rsidR="00C80B72">
        <w:t xml:space="preserve"> to the “Data” </w:t>
      </w:r>
      <w:r w:rsidR="00E278FC">
        <w:t xml:space="preserve">[1] </w:t>
      </w:r>
      <w:r w:rsidR="00C80B72">
        <w:t>menu in Excel</w:t>
      </w:r>
      <w:r w:rsidR="003C3612">
        <w:t>, click on the “</w:t>
      </w:r>
      <w:r w:rsidR="003C3612" w:rsidRPr="00E52B4B">
        <w:t>Refresh All”</w:t>
      </w:r>
      <w:r w:rsidR="00DF7A54">
        <w:t xml:space="preserve"> [2]</w:t>
      </w:r>
      <w:r w:rsidR="003C3612" w:rsidRPr="00E52B4B">
        <w:t xml:space="preserve"> </w:t>
      </w:r>
      <w:r w:rsidR="003C3612">
        <w:t xml:space="preserve">button in the </w:t>
      </w:r>
      <w:r w:rsidR="003C3612" w:rsidRPr="00E52B4B">
        <w:t>"Queries &amp; Connections"</w:t>
      </w:r>
      <w:r w:rsidR="003C3612">
        <w:t xml:space="preserve"> section</w:t>
      </w:r>
      <w:r w:rsidR="00DF7A54">
        <w:t xml:space="preserve"> [3]</w:t>
      </w:r>
      <w:r w:rsidR="003C3612">
        <w:t>, and wait until all queries are updated</w:t>
      </w:r>
      <w:r w:rsidR="00913B6B">
        <w:t xml:space="preserve">. </w:t>
      </w:r>
      <w:r w:rsidR="001366CA">
        <w:t xml:space="preserve">If they want to </w:t>
      </w:r>
      <w:r w:rsidR="00FA23B4">
        <w:t>follow</w:t>
      </w:r>
      <w:r w:rsidR="001366CA">
        <w:t xml:space="preserve"> up the update process user</w:t>
      </w:r>
      <w:r w:rsidR="00661B56">
        <w:t>s</w:t>
      </w:r>
      <w:r w:rsidR="001366CA">
        <w:t xml:space="preserve"> </w:t>
      </w:r>
      <w:r w:rsidR="00FA23B4">
        <w:t>should</w:t>
      </w:r>
      <w:r w:rsidR="005D063C">
        <w:t xml:space="preserve"> click in the </w:t>
      </w:r>
      <w:r w:rsidR="005D063C" w:rsidRPr="00E52B4B">
        <w:t>"Queries &amp; Connections"</w:t>
      </w:r>
      <w:r w:rsidR="005D063C">
        <w:t xml:space="preserve"> </w:t>
      </w:r>
      <w:r w:rsidR="00DF7A54">
        <w:t>[4</w:t>
      </w:r>
      <w:r w:rsidR="00CC7BA8">
        <w:t>]</w:t>
      </w:r>
      <w:r w:rsidR="00CC7BA8" w:rsidRPr="00077391">
        <w:rPr>
          <w:noProof/>
        </w:rPr>
        <w:t xml:space="preserve"> </w:t>
      </w:r>
      <w:r w:rsidR="00CC7BA8">
        <w:t>button</w:t>
      </w:r>
      <w:r w:rsidR="005D063C">
        <w:t xml:space="preserve"> in the </w:t>
      </w:r>
      <w:r w:rsidR="005D063C" w:rsidRPr="00E52B4B">
        <w:t>"Queries &amp; Connections"</w:t>
      </w:r>
      <w:r w:rsidR="005436D5">
        <w:t xml:space="preserve"> [3]</w:t>
      </w:r>
      <w:r w:rsidR="005D063C">
        <w:t xml:space="preserve"> section of the </w:t>
      </w:r>
      <w:r w:rsidR="005436D5">
        <w:t>“</w:t>
      </w:r>
      <w:r w:rsidR="005D063C">
        <w:t>Data</w:t>
      </w:r>
      <w:r w:rsidR="005436D5">
        <w:t>” [1]</w:t>
      </w:r>
      <w:r w:rsidR="005D063C">
        <w:t xml:space="preserve"> menu before updating the </w:t>
      </w:r>
      <w:r w:rsidR="008F54FF">
        <w:t>data,</w:t>
      </w:r>
      <w:r w:rsidR="005D063C">
        <w:t xml:space="preserve"> so Excel </w:t>
      </w:r>
      <w:r w:rsidR="008F54FF">
        <w:t>opens</w:t>
      </w:r>
      <w:r w:rsidR="005D063C">
        <w:t xml:space="preserve"> a</w:t>
      </w:r>
      <w:r w:rsidR="00270132" w:rsidRPr="002F13D1">
        <w:t xml:space="preserve"> panel at the right</w:t>
      </w:r>
      <w:r w:rsidR="00695C91">
        <w:t xml:space="preserve"> [</w:t>
      </w:r>
      <w:r w:rsidR="0085444F">
        <w:t>5</w:t>
      </w:r>
      <w:r w:rsidR="00695C91">
        <w:t>]</w:t>
      </w:r>
      <w:r w:rsidR="004A4A84">
        <w:t xml:space="preserve"> showing </w:t>
      </w:r>
      <w:r w:rsidR="00695C91">
        <w:t xml:space="preserve">all </w:t>
      </w:r>
      <w:r w:rsidR="00270132" w:rsidRPr="002F13D1">
        <w:t>queries</w:t>
      </w:r>
      <w:r w:rsidR="00695C91">
        <w:t xml:space="preserve"> use</w:t>
      </w:r>
      <w:r w:rsidR="00C42188">
        <w:t>d</w:t>
      </w:r>
      <w:r w:rsidR="00695C91">
        <w:t xml:space="preserve"> by the tool to get the data from the server</w:t>
      </w:r>
      <w:r w:rsidR="00270132" w:rsidRPr="002F13D1">
        <w:t>.</w:t>
      </w:r>
      <w:r w:rsidR="00FA23B4">
        <w:t xml:space="preserve"> </w:t>
      </w:r>
      <w:r w:rsidR="005667C0" w:rsidRPr="00E52B4B">
        <w:t>This panel will show progress rings next to the queries during the update</w:t>
      </w:r>
      <w:r w:rsidR="00E84279">
        <w:t xml:space="preserve">, which </w:t>
      </w:r>
      <w:r w:rsidR="005667C0" w:rsidRPr="00E52B4B">
        <w:t xml:space="preserve">could take several minutes. </w:t>
      </w:r>
      <w:r w:rsidR="00FA23B4">
        <w:t>Alternatively,</w:t>
      </w:r>
      <w:r w:rsidR="008F54FF">
        <w:t xml:space="preserve"> user</w:t>
      </w:r>
      <w:r w:rsidR="00661B56">
        <w:t>s</w:t>
      </w:r>
      <w:r w:rsidR="008F54FF">
        <w:t xml:space="preserve"> can </w:t>
      </w:r>
      <w:r w:rsidR="00E707BB">
        <w:t xml:space="preserve">also </w:t>
      </w:r>
      <w:r w:rsidR="008F54FF">
        <w:t xml:space="preserve">hit the “Fast update” </w:t>
      </w:r>
      <w:r w:rsidR="0085444F">
        <w:t xml:space="preserve">[6] </w:t>
      </w:r>
      <w:r w:rsidR="008F54FF">
        <w:t xml:space="preserve">button </w:t>
      </w:r>
      <w:r w:rsidR="005667C0">
        <w:t>in the “</w:t>
      </w:r>
      <w:r w:rsidR="00937034">
        <w:t>Subnational PFR</w:t>
      </w:r>
      <w:r w:rsidR="005667C0">
        <w:t xml:space="preserve">” sheet </w:t>
      </w:r>
      <w:r w:rsidR="0085444F">
        <w:t>[7]</w:t>
      </w:r>
      <w:r w:rsidR="00E707BB">
        <w:t xml:space="preserve">, which </w:t>
      </w:r>
      <w:r w:rsidR="008F54FF">
        <w:t>optimize</w:t>
      </w:r>
      <w:r w:rsidR="00704E7C">
        <w:t>s</w:t>
      </w:r>
      <w:r w:rsidR="008F54FF">
        <w:t xml:space="preserve"> </w:t>
      </w:r>
      <w:r w:rsidR="009A5020">
        <w:t>the order of queries to</w:t>
      </w:r>
      <w:r w:rsidR="005667C0">
        <w:t xml:space="preserve"> accelerate the update</w:t>
      </w:r>
      <w:r w:rsidR="00DC5F5C">
        <w:t xml:space="preserve"> and show</w:t>
      </w:r>
      <w:r w:rsidR="00704E7C">
        <w:t>s</w:t>
      </w:r>
      <w:r w:rsidR="00DC5F5C">
        <w:t xml:space="preserve"> a message when all queries are updated.</w:t>
      </w:r>
    </w:p>
    <w:tbl>
      <w:tblPr>
        <w:tblStyle w:val="TableGrid"/>
        <w:tblpPr w:leftFromText="180" w:rightFromText="180"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0C1630" w14:paraId="64DF5FEB" w14:textId="77777777" w:rsidTr="00AF3F1C">
        <w:tc>
          <w:tcPr>
            <w:tcW w:w="9360" w:type="dxa"/>
          </w:tcPr>
          <w:p w14:paraId="48119073" w14:textId="77777777" w:rsidR="000C1630" w:rsidRPr="00A15E9B" w:rsidRDefault="000C1630" w:rsidP="00AF3F1C">
            <w:pPr>
              <w:pStyle w:val="Caption"/>
              <w:keepNext/>
              <w:rPr>
                <w:bCs/>
              </w:rPr>
            </w:pPr>
            <w:bookmarkStart w:id="17" w:name="_Ref197334889"/>
            <w:bookmarkStart w:id="18" w:name="_Toc197744480"/>
            <w:r>
              <w:t xml:space="preserve">Figure </w:t>
            </w:r>
            <w:r>
              <w:fldChar w:fldCharType="begin"/>
            </w:r>
            <w:r>
              <w:instrText xml:space="preserve"> SEQ Figure \* ARABIC </w:instrText>
            </w:r>
            <w:r>
              <w:fldChar w:fldCharType="separate"/>
            </w:r>
            <w:r>
              <w:rPr>
                <w:noProof/>
              </w:rPr>
              <w:t>6</w:t>
            </w:r>
            <w:r>
              <w:fldChar w:fldCharType="end"/>
            </w:r>
            <w:bookmarkEnd w:id="17"/>
            <w:r>
              <w:t xml:space="preserve">. </w:t>
            </w:r>
            <w:r>
              <w:rPr>
                <w:bCs/>
              </w:rPr>
              <w:t>Option to update the backend information</w:t>
            </w:r>
            <w:bookmarkEnd w:id="18"/>
          </w:p>
        </w:tc>
      </w:tr>
      <w:tr w:rsidR="000C1630" w14:paraId="213B8C3E" w14:textId="77777777" w:rsidTr="00AF3F1C">
        <w:trPr>
          <w:trHeight w:val="96"/>
        </w:trPr>
        <w:tc>
          <w:tcPr>
            <w:tcW w:w="9360" w:type="dxa"/>
          </w:tcPr>
          <w:p w14:paraId="686FB9E6" w14:textId="77777777" w:rsidR="000C1630" w:rsidRDefault="000C1630" w:rsidP="00AF3F1C">
            <w:pPr>
              <w:pStyle w:val="Figures"/>
            </w:pPr>
            <w:r>
              <w:t>Plain excel</w:t>
            </w:r>
          </w:p>
        </w:tc>
      </w:tr>
      <w:tr w:rsidR="000C1630" w14:paraId="3798E6A6" w14:textId="77777777" w:rsidTr="00AF3F1C">
        <w:trPr>
          <w:trHeight w:val="96"/>
        </w:trPr>
        <w:tc>
          <w:tcPr>
            <w:tcW w:w="9360" w:type="dxa"/>
          </w:tcPr>
          <w:p w14:paraId="047FD848" w14:textId="77777777" w:rsidR="000C1630" w:rsidRDefault="000C1630" w:rsidP="00AF3F1C">
            <w:pPr>
              <w:pStyle w:val="Figures"/>
            </w:pPr>
            <w:r>
              <w:rPr>
                <w:noProof/>
              </w:rPr>
              <mc:AlternateContent>
                <mc:Choice Requires="wps">
                  <w:drawing>
                    <wp:anchor distT="0" distB="0" distL="114300" distR="114300" simplePos="0" relativeHeight="251664547" behindDoc="0" locked="0" layoutInCell="1" allowOverlap="1" wp14:anchorId="7196D660" wp14:editId="42AB1072">
                      <wp:simplePos x="0" y="0"/>
                      <wp:positionH relativeFrom="margin">
                        <wp:posOffset>4343400</wp:posOffset>
                      </wp:positionH>
                      <wp:positionV relativeFrom="paragraph">
                        <wp:posOffset>781050</wp:posOffset>
                      </wp:positionV>
                      <wp:extent cx="1554480" cy="1744980"/>
                      <wp:effectExtent l="0" t="0" r="26670" b="26670"/>
                      <wp:wrapNone/>
                      <wp:docPr id="2055970360" name="Rectangle 1"/>
                      <wp:cNvGraphicFramePr/>
                      <a:graphic xmlns:a="http://schemas.openxmlformats.org/drawingml/2006/main">
                        <a:graphicData uri="http://schemas.microsoft.com/office/word/2010/wordprocessingShape">
                          <wps:wsp>
                            <wps:cNvSpPr/>
                            <wps:spPr>
                              <a:xfrm>
                                <a:off x="0" y="0"/>
                                <a:ext cx="1554480" cy="174498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w:pict>
                    <v:rect id="Rectangle 1" style="position:absolute;margin-left:342pt;margin-top:61.5pt;width:122.4pt;height:137.4pt;z-index:25166454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red" strokeweight="1pt" w14:anchorId="39DE1AA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">
                      <w10:wrap anchorx="margin"/>
                    </v:rect>
                  </w:pict>
                </mc:Fallback>
              </mc:AlternateContent>
            </w:r>
            <w:r>
              <w:rPr>
                <w:noProof/>
              </w:rPr>
              <mc:AlternateContent>
                <mc:Choice Requires="wps">
                  <w:drawing>
                    <wp:anchor distT="0" distB="0" distL="114300" distR="114300" simplePos="0" relativeHeight="251665571" behindDoc="0" locked="0" layoutInCell="1" allowOverlap="1" wp14:anchorId="37A2AAB9" wp14:editId="767C55B8">
                      <wp:simplePos x="0" y="0"/>
                      <wp:positionH relativeFrom="column">
                        <wp:posOffset>4259580</wp:posOffset>
                      </wp:positionH>
                      <wp:positionV relativeFrom="paragraph">
                        <wp:posOffset>691515</wp:posOffset>
                      </wp:positionV>
                      <wp:extent cx="182880" cy="182880"/>
                      <wp:effectExtent l="0" t="0" r="7620" b="7620"/>
                      <wp:wrapNone/>
                      <wp:docPr id="1007967509" name="Oval 1"/>
                      <wp:cNvGraphicFramePr/>
                      <a:graphic xmlns:a="http://schemas.openxmlformats.org/drawingml/2006/main">
                        <a:graphicData uri="http://schemas.microsoft.com/office/word/2010/wordprocessingShape">
                          <wps:wsp>
                            <wps:cNvSpPr/>
                            <wps:spPr>
                              <a:xfrm>
                                <a:off x="0" y="0"/>
                                <a:ext cx="182880" cy="182880"/>
                              </a:xfrm>
                              <a:prstGeom prst="ellipse">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2453383" w14:textId="77777777" w:rsidR="000C1630" w:rsidRPr="003C11F7" w:rsidRDefault="000C1630" w:rsidP="000C1630">
                                  <w:pPr>
                                    <w:spacing w:before="0" w:after="0"/>
                                    <w:jc w:val="center"/>
                                    <w:rPr>
                                      <w:sz w:val="16"/>
                                      <w:szCs w:val="16"/>
                                    </w:rPr>
                                  </w:pPr>
                                  <w:r>
                                    <w:rPr>
                                      <w:sz w:val="16"/>
                                      <w:szCs w:val="16"/>
                                    </w:rPr>
                                    <w:t>5</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w:pict>
                    <v:oval id="_x0000_s1085" style="position:absolute;left:0;text-align:left;margin-left:335.4pt;margin-top:54.45pt;width:14.4pt;height:14.4pt;z-index:25166557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red" stroked="f" strokeweight="1pt" w14:anchorId="37A2AAB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">
                      <v:stroke joinstyle="miter"/>
                      <v:textbox inset="0,0,0,0">
                        <w:txbxContent>
                          <w:p w:rsidRPr="003C11F7" w:rsidR="000C1630" w:rsidP="000C1630" w:rsidRDefault="000C1630" w14:paraId="02453383" w14:textId="77777777">
                            <w:pPr>
                              <w:spacing w:before="0" w:after="0"/>
                              <w:jc w:val="center"/>
                              <w:rPr>
                                <w:sz w:val="16"/>
                                <w:szCs w:val="16"/>
                              </w:rPr>
                            </w:pPr>
                            <w:r>
                              <w:rPr>
                                <w:sz w:val="16"/>
                                <w:szCs w:val="16"/>
                              </w:rPr>
                              <w:t>5</w:t>
                            </w:r>
                          </w:p>
                        </w:txbxContent>
                      </v:textbox>
                    </v:oval>
                  </w:pict>
                </mc:Fallback>
              </mc:AlternateContent>
            </w:r>
            <w:r>
              <w:rPr>
                <w:noProof/>
              </w:rPr>
              <mc:AlternateContent>
                <mc:Choice Requires="wps">
                  <w:drawing>
                    <wp:anchor distT="0" distB="0" distL="114300" distR="114300" simplePos="0" relativeHeight="251663523" behindDoc="0" locked="0" layoutInCell="1" allowOverlap="1" wp14:anchorId="1AF15DDF" wp14:editId="38AAE863">
                      <wp:simplePos x="0" y="0"/>
                      <wp:positionH relativeFrom="column">
                        <wp:posOffset>1501140</wp:posOffset>
                      </wp:positionH>
                      <wp:positionV relativeFrom="paragraph">
                        <wp:posOffset>127635</wp:posOffset>
                      </wp:positionV>
                      <wp:extent cx="182880" cy="182880"/>
                      <wp:effectExtent l="0" t="0" r="7620" b="7620"/>
                      <wp:wrapNone/>
                      <wp:docPr id="220686216" name="Oval 1"/>
                      <wp:cNvGraphicFramePr/>
                      <a:graphic xmlns:a="http://schemas.openxmlformats.org/drawingml/2006/main">
                        <a:graphicData uri="http://schemas.microsoft.com/office/word/2010/wordprocessingShape">
                          <wps:wsp>
                            <wps:cNvSpPr/>
                            <wps:spPr>
                              <a:xfrm>
                                <a:off x="0" y="0"/>
                                <a:ext cx="182880" cy="182880"/>
                              </a:xfrm>
                              <a:prstGeom prst="ellipse">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3D5D65F" w14:textId="77777777" w:rsidR="000C1630" w:rsidRPr="003C11F7" w:rsidRDefault="000C1630" w:rsidP="000C1630">
                                  <w:pPr>
                                    <w:spacing w:before="0" w:after="0"/>
                                    <w:jc w:val="center"/>
                                    <w:rPr>
                                      <w:sz w:val="16"/>
                                      <w:szCs w:val="16"/>
                                    </w:rPr>
                                  </w:pPr>
                                  <w:r>
                                    <w:rPr>
                                      <w:sz w:val="16"/>
                                      <w:szCs w:val="16"/>
                                    </w:rPr>
                                    <w:t>4</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w:pict>
                    <v:oval id="_x0000_s1086" style="position:absolute;left:0;text-align:left;margin-left:118.2pt;margin-top:10.05pt;width:14.4pt;height:14.4pt;z-index:25166352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red" stroked="f" strokeweight="1pt" w14:anchorId="1AF15DD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">
                      <v:stroke joinstyle="miter"/>
                      <v:textbox inset="0,0,0,0">
                        <w:txbxContent>
                          <w:p w:rsidRPr="003C11F7" w:rsidR="000C1630" w:rsidP="000C1630" w:rsidRDefault="000C1630" w14:paraId="33D5D65F" w14:textId="77777777">
                            <w:pPr>
                              <w:spacing w:before="0" w:after="0"/>
                              <w:jc w:val="center"/>
                              <w:rPr>
                                <w:sz w:val="16"/>
                                <w:szCs w:val="16"/>
                              </w:rPr>
                            </w:pPr>
                            <w:r>
                              <w:rPr>
                                <w:sz w:val="16"/>
                                <w:szCs w:val="16"/>
                              </w:rPr>
                              <w:t>4</w:t>
                            </w:r>
                          </w:p>
                        </w:txbxContent>
                      </v:textbox>
                    </v:oval>
                  </w:pict>
                </mc:Fallback>
              </mc:AlternateContent>
            </w:r>
            <w:r>
              <w:rPr>
                <w:noProof/>
              </w:rPr>
              <mc:AlternateContent>
                <mc:Choice Requires="wps">
                  <w:drawing>
                    <wp:anchor distT="0" distB="0" distL="114300" distR="114300" simplePos="0" relativeHeight="251662499" behindDoc="0" locked="0" layoutInCell="1" allowOverlap="1" wp14:anchorId="0FA1F689" wp14:editId="537B8DB5">
                      <wp:simplePos x="0" y="0"/>
                      <wp:positionH relativeFrom="column">
                        <wp:posOffset>640080</wp:posOffset>
                      </wp:positionH>
                      <wp:positionV relativeFrom="paragraph">
                        <wp:posOffset>493395</wp:posOffset>
                      </wp:positionV>
                      <wp:extent cx="182880" cy="182880"/>
                      <wp:effectExtent l="0" t="0" r="7620" b="7620"/>
                      <wp:wrapNone/>
                      <wp:docPr id="1561525469" name="Oval 1"/>
                      <wp:cNvGraphicFramePr/>
                      <a:graphic xmlns:a="http://schemas.openxmlformats.org/drawingml/2006/main">
                        <a:graphicData uri="http://schemas.microsoft.com/office/word/2010/wordprocessingShape">
                          <wps:wsp>
                            <wps:cNvSpPr/>
                            <wps:spPr>
                              <a:xfrm>
                                <a:off x="0" y="0"/>
                                <a:ext cx="182880" cy="182880"/>
                              </a:xfrm>
                              <a:prstGeom prst="ellipse">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D8DD3AE" w14:textId="77777777" w:rsidR="000C1630" w:rsidRPr="003C11F7" w:rsidRDefault="000C1630" w:rsidP="000C1630">
                                  <w:pPr>
                                    <w:spacing w:before="0" w:after="0"/>
                                    <w:jc w:val="center"/>
                                    <w:rPr>
                                      <w:sz w:val="16"/>
                                      <w:szCs w:val="16"/>
                                    </w:rPr>
                                  </w:pPr>
                                  <w:r>
                                    <w:rPr>
                                      <w:sz w:val="16"/>
                                      <w:szCs w:val="16"/>
                                    </w:rPr>
                                    <w:t>3</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w:pict>
                    <v:oval id="_x0000_s1087" style="position:absolute;left:0;text-align:left;margin-left:50.4pt;margin-top:38.85pt;width:14.4pt;height:14.4pt;z-index:25166249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red" stroked="f" strokeweight="1pt" w14:anchorId="0FA1F6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">
                      <v:stroke joinstyle="miter"/>
                      <v:textbox inset="0,0,0,0">
                        <w:txbxContent>
                          <w:p w:rsidRPr="003C11F7" w:rsidR="000C1630" w:rsidP="000C1630" w:rsidRDefault="000C1630" w14:paraId="2D8DD3AE" w14:textId="77777777">
                            <w:pPr>
                              <w:spacing w:before="0" w:after="0"/>
                              <w:jc w:val="center"/>
                              <w:rPr>
                                <w:sz w:val="16"/>
                                <w:szCs w:val="16"/>
                              </w:rPr>
                            </w:pPr>
                            <w:r>
                              <w:rPr>
                                <w:sz w:val="16"/>
                                <w:szCs w:val="16"/>
                              </w:rPr>
                              <w:t>3</w:t>
                            </w:r>
                          </w:p>
                        </w:txbxContent>
                      </v:textbox>
                    </v:oval>
                  </w:pict>
                </mc:Fallback>
              </mc:AlternateContent>
            </w:r>
            <w:r>
              <w:rPr>
                <w:noProof/>
              </w:rPr>
              <mc:AlternateContent>
                <mc:Choice Requires="wps">
                  <w:drawing>
                    <wp:anchor distT="0" distB="0" distL="114300" distR="114300" simplePos="0" relativeHeight="251661475" behindDoc="0" locked="0" layoutInCell="1" allowOverlap="1" wp14:anchorId="45F82B7A" wp14:editId="5CA8AF2D">
                      <wp:simplePos x="0" y="0"/>
                      <wp:positionH relativeFrom="column">
                        <wp:posOffset>1554480</wp:posOffset>
                      </wp:positionH>
                      <wp:positionV relativeFrom="paragraph">
                        <wp:posOffset>485775</wp:posOffset>
                      </wp:positionV>
                      <wp:extent cx="182880" cy="182880"/>
                      <wp:effectExtent l="0" t="0" r="7620" b="7620"/>
                      <wp:wrapNone/>
                      <wp:docPr id="2013182118" name="Oval 1"/>
                      <wp:cNvGraphicFramePr/>
                      <a:graphic xmlns:a="http://schemas.openxmlformats.org/drawingml/2006/main">
                        <a:graphicData uri="http://schemas.microsoft.com/office/word/2010/wordprocessingShape">
                          <wps:wsp>
                            <wps:cNvSpPr/>
                            <wps:spPr>
                              <a:xfrm>
                                <a:off x="0" y="0"/>
                                <a:ext cx="182880" cy="182880"/>
                              </a:xfrm>
                              <a:prstGeom prst="ellipse">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4FE8A89" w14:textId="77777777" w:rsidR="000C1630" w:rsidRPr="003C11F7" w:rsidRDefault="000C1630" w:rsidP="000C1630">
                                  <w:pPr>
                                    <w:spacing w:before="0" w:after="0"/>
                                    <w:jc w:val="center"/>
                                    <w:rPr>
                                      <w:sz w:val="16"/>
                                      <w:szCs w:val="16"/>
                                    </w:rPr>
                                  </w:pPr>
                                  <w:r>
                                    <w:rPr>
                                      <w:sz w:val="16"/>
                                      <w:szCs w:val="16"/>
                                    </w:rPr>
                                    <w:t>2</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w:pict>
                    <v:oval id="_x0000_s1088" style="position:absolute;left:0;text-align:left;margin-left:122.4pt;margin-top:38.25pt;width:14.4pt;height:14.4pt;z-index:25166147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red" stroked="f" strokeweight="1pt" w14:anchorId="45F82B7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">
                      <v:stroke joinstyle="miter"/>
                      <v:textbox inset="0,0,0,0">
                        <w:txbxContent>
                          <w:p w:rsidRPr="003C11F7" w:rsidR="000C1630" w:rsidP="000C1630" w:rsidRDefault="000C1630" w14:paraId="34FE8A89" w14:textId="77777777">
                            <w:pPr>
                              <w:spacing w:before="0" w:after="0"/>
                              <w:jc w:val="center"/>
                              <w:rPr>
                                <w:sz w:val="16"/>
                                <w:szCs w:val="16"/>
                              </w:rPr>
                            </w:pPr>
                            <w:r>
                              <w:rPr>
                                <w:sz w:val="16"/>
                                <w:szCs w:val="16"/>
                              </w:rPr>
                              <w:t>2</w:t>
                            </w:r>
                          </w:p>
                        </w:txbxContent>
                      </v:textbox>
                    </v:oval>
                  </w:pict>
                </mc:Fallback>
              </mc:AlternateContent>
            </w:r>
            <w:r>
              <w:rPr>
                <w:noProof/>
              </w:rPr>
              <mc:AlternateContent>
                <mc:Choice Requires="wps">
                  <w:drawing>
                    <wp:anchor distT="0" distB="0" distL="114300" distR="114300" simplePos="0" relativeHeight="251660451" behindDoc="0" locked="0" layoutInCell="1" allowOverlap="1" wp14:anchorId="4E55329B" wp14:editId="3583354F">
                      <wp:simplePos x="0" y="0"/>
                      <wp:positionH relativeFrom="column">
                        <wp:posOffset>1897380</wp:posOffset>
                      </wp:positionH>
                      <wp:positionV relativeFrom="paragraph">
                        <wp:posOffset>74295</wp:posOffset>
                      </wp:positionV>
                      <wp:extent cx="182880" cy="182880"/>
                      <wp:effectExtent l="0" t="0" r="7620" b="7620"/>
                      <wp:wrapNone/>
                      <wp:docPr id="181134571" name="Oval 1"/>
                      <wp:cNvGraphicFramePr/>
                      <a:graphic xmlns:a="http://schemas.openxmlformats.org/drawingml/2006/main">
                        <a:graphicData uri="http://schemas.microsoft.com/office/word/2010/wordprocessingShape">
                          <wps:wsp>
                            <wps:cNvSpPr/>
                            <wps:spPr>
                              <a:xfrm>
                                <a:off x="0" y="0"/>
                                <a:ext cx="182880" cy="182880"/>
                              </a:xfrm>
                              <a:prstGeom prst="ellipse">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41578D2" w14:textId="77777777" w:rsidR="000C1630" w:rsidRPr="003C11F7" w:rsidRDefault="000C1630" w:rsidP="000C1630">
                                  <w:pPr>
                                    <w:spacing w:before="0" w:after="0"/>
                                    <w:jc w:val="center"/>
                                    <w:rPr>
                                      <w:sz w:val="16"/>
                                      <w:szCs w:val="16"/>
                                    </w:rPr>
                                  </w:pPr>
                                  <w:r>
                                    <w:rPr>
                                      <w:sz w:val="16"/>
                                      <w:szCs w:val="16"/>
                                    </w:rPr>
                                    <w:t>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w:pict>
                    <v:oval id="_x0000_s1089" style="position:absolute;left:0;text-align:left;margin-left:149.4pt;margin-top:5.85pt;width:14.4pt;height:14.4pt;z-index:2516604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red" stroked="f" strokeweight="1pt" w14:anchorId="4E55329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">
                      <v:stroke joinstyle="miter"/>
                      <v:textbox inset="0,0,0,0">
                        <w:txbxContent>
                          <w:p w:rsidRPr="003C11F7" w:rsidR="000C1630" w:rsidP="000C1630" w:rsidRDefault="000C1630" w14:paraId="241578D2" w14:textId="77777777">
                            <w:pPr>
                              <w:spacing w:before="0" w:after="0"/>
                              <w:jc w:val="center"/>
                              <w:rPr>
                                <w:sz w:val="16"/>
                                <w:szCs w:val="16"/>
                              </w:rPr>
                            </w:pPr>
                            <w:r>
                              <w:rPr>
                                <w:sz w:val="16"/>
                                <w:szCs w:val="16"/>
                              </w:rPr>
                              <w:t>1</w:t>
                            </w:r>
                          </w:p>
                        </w:txbxContent>
                      </v:textbox>
                    </v:oval>
                  </w:pict>
                </mc:Fallback>
              </mc:AlternateContent>
            </w:r>
            <w:r w:rsidRPr="00A21D17">
              <w:rPr>
                <w:noProof/>
              </w:rPr>
              <w:drawing>
                <wp:inline distT="0" distB="0" distL="0" distR="0" wp14:anchorId="05A0D8BE" wp14:editId="1504CC07">
                  <wp:extent cx="5951220" cy="2376805"/>
                  <wp:effectExtent l="0" t="0" r="0" b="4445"/>
                  <wp:docPr id="14200540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054093" name="Picture 1" descr="A screenshot of a computer&#10;&#10;AI-generated content may be incorrect."/>
                          <pic:cNvPicPr/>
                        </pic:nvPicPr>
                        <pic:blipFill>
                          <a:blip r:embed="rId19"/>
                          <a:stretch>
                            <a:fillRect/>
                          </a:stretch>
                        </pic:blipFill>
                        <pic:spPr>
                          <a:xfrm>
                            <a:off x="0" y="0"/>
                            <a:ext cx="5951220" cy="2376805"/>
                          </a:xfrm>
                          <a:prstGeom prst="rect">
                            <a:avLst/>
                          </a:prstGeom>
                        </pic:spPr>
                      </pic:pic>
                    </a:graphicData>
                  </a:graphic>
                </wp:inline>
              </w:drawing>
            </w:r>
          </w:p>
        </w:tc>
      </w:tr>
      <w:tr w:rsidR="000C1630" w14:paraId="64F7EF49" w14:textId="77777777" w:rsidTr="00AF3F1C">
        <w:trPr>
          <w:trHeight w:val="96"/>
        </w:trPr>
        <w:tc>
          <w:tcPr>
            <w:tcW w:w="9360" w:type="dxa"/>
          </w:tcPr>
          <w:p w14:paraId="7FD53363" w14:textId="77777777" w:rsidR="000C1630" w:rsidRDefault="000C1630" w:rsidP="00AF3F1C">
            <w:pPr>
              <w:pStyle w:val="Figures"/>
            </w:pPr>
            <w:r>
              <w:t>Fast update</w:t>
            </w:r>
          </w:p>
          <w:p w14:paraId="312148F0" w14:textId="77777777" w:rsidR="000C1630" w:rsidRDefault="000C1630" w:rsidP="00AF3F1C">
            <w:pPr>
              <w:pStyle w:val="Figures"/>
            </w:pPr>
            <w:r>
              <w:rPr>
                <w:noProof/>
              </w:rPr>
              <mc:AlternateContent>
                <mc:Choice Requires="wps">
                  <w:drawing>
                    <wp:anchor distT="0" distB="0" distL="114300" distR="114300" simplePos="0" relativeHeight="251667619" behindDoc="0" locked="0" layoutInCell="1" allowOverlap="1" wp14:anchorId="66702A6A" wp14:editId="7818102D">
                      <wp:simplePos x="0" y="0"/>
                      <wp:positionH relativeFrom="column">
                        <wp:posOffset>664751</wp:posOffset>
                      </wp:positionH>
                      <wp:positionV relativeFrom="paragraph">
                        <wp:posOffset>1437433</wp:posOffset>
                      </wp:positionV>
                      <wp:extent cx="182880" cy="182880"/>
                      <wp:effectExtent l="0" t="0" r="7620" b="7620"/>
                      <wp:wrapNone/>
                      <wp:docPr id="943561505" name="Oval 1"/>
                      <wp:cNvGraphicFramePr/>
                      <a:graphic xmlns:a="http://schemas.openxmlformats.org/drawingml/2006/main">
                        <a:graphicData uri="http://schemas.microsoft.com/office/word/2010/wordprocessingShape">
                          <wps:wsp>
                            <wps:cNvSpPr/>
                            <wps:spPr>
                              <a:xfrm>
                                <a:off x="0" y="0"/>
                                <a:ext cx="182880" cy="182880"/>
                              </a:xfrm>
                              <a:prstGeom prst="ellipse">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6C8DBF7" w14:textId="77777777" w:rsidR="000C1630" w:rsidRPr="003C11F7" w:rsidRDefault="000C1630" w:rsidP="000C1630">
                                  <w:pPr>
                                    <w:spacing w:before="0" w:after="0"/>
                                    <w:jc w:val="center"/>
                                    <w:rPr>
                                      <w:sz w:val="16"/>
                                      <w:szCs w:val="16"/>
                                    </w:rPr>
                                  </w:pPr>
                                  <w:r>
                                    <w:rPr>
                                      <w:sz w:val="16"/>
                                      <w:szCs w:val="16"/>
                                    </w:rPr>
                                    <w:t>7</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w:pict>
                    <v:oval id="_x0000_s1090" style="position:absolute;left:0;text-align:left;margin-left:52.35pt;margin-top:113.2pt;width:14.4pt;height:14.4pt;z-index:25166761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red" stroked="f" strokeweight="1pt" w14:anchorId="66702A6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">
                      <v:stroke joinstyle="miter"/>
                      <v:textbox inset="0,0,0,0">
                        <w:txbxContent>
                          <w:p w:rsidRPr="003C11F7" w:rsidR="000C1630" w:rsidP="000C1630" w:rsidRDefault="000C1630" w14:paraId="66C8DBF7" w14:textId="77777777">
                            <w:pPr>
                              <w:spacing w:before="0" w:after="0"/>
                              <w:jc w:val="center"/>
                              <w:rPr>
                                <w:sz w:val="16"/>
                                <w:szCs w:val="16"/>
                              </w:rPr>
                            </w:pPr>
                            <w:r>
                              <w:rPr>
                                <w:sz w:val="16"/>
                                <w:szCs w:val="16"/>
                              </w:rPr>
                              <w:t>7</w:t>
                            </w:r>
                          </w:p>
                        </w:txbxContent>
                      </v:textbox>
                    </v:oval>
                  </w:pict>
                </mc:Fallback>
              </mc:AlternateContent>
            </w:r>
            <w:r>
              <w:rPr>
                <w:noProof/>
              </w:rPr>
              <mc:AlternateContent>
                <mc:Choice Requires="wps">
                  <w:drawing>
                    <wp:anchor distT="0" distB="0" distL="114300" distR="114300" simplePos="0" relativeHeight="251666595" behindDoc="0" locked="0" layoutInCell="1" allowOverlap="1" wp14:anchorId="4E318F39" wp14:editId="5E5067BB">
                      <wp:simplePos x="0" y="0"/>
                      <wp:positionH relativeFrom="column">
                        <wp:posOffset>4258492</wp:posOffset>
                      </wp:positionH>
                      <wp:positionV relativeFrom="paragraph">
                        <wp:posOffset>1111722</wp:posOffset>
                      </wp:positionV>
                      <wp:extent cx="182880" cy="182880"/>
                      <wp:effectExtent l="0" t="0" r="7620" b="7620"/>
                      <wp:wrapNone/>
                      <wp:docPr id="1444054300" name="Oval 1"/>
                      <wp:cNvGraphicFramePr/>
                      <a:graphic xmlns:a="http://schemas.openxmlformats.org/drawingml/2006/main">
                        <a:graphicData uri="http://schemas.microsoft.com/office/word/2010/wordprocessingShape">
                          <wps:wsp>
                            <wps:cNvSpPr/>
                            <wps:spPr>
                              <a:xfrm>
                                <a:off x="0" y="0"/>
                                <a:ext cx="182880" cy="182880"/>
                              </a:xfrm>
                              <a:prstGeom prst="ellipse">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2AB7E1A" w14:textId="77777777" w:rsidR="000C1630" w:rsidRPr="003C11F7" w:rsidRDefault="000C1630" w:rsidP="000C1630">
                                  <w:pPr>
                                    <w:spacing w:before="0" w:after="0"/>
                                    <w:jc w:val="center"/>
                                    <w:rPr>
                                      <w:sz w:val="16"/>
                                      <w:szCs w:val="16"/>
                                    </w:rPr>
                                  </w:pPr>
                                  <w:r>
                                    <w:rPr>
                                      <w:sz w:val="16"/>
                                      <w:szCs w:val="16"/>
                                    </w:rPr>
                                    <w:t>6</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w:pict>
                    <v:oval id="_x0000_s1091" style="position:absolute;left:0;text-align:left;margin-left:335.3pt;margin-top:87.55pt;width:14.4pt;height:14.4pt;z-index:25166659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red" stroked="f" strokeweight="1pt" w14:anchorId="4E318F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">
                      <v:stroke joinstyle="miter"/>
                      <v:textbox inset="0,0,0,0">
                        <w:txbxContent>
                          <w:p w:rsidRPr="003C11F7" w:rsidR="000C1630" w:rsidP="000C1630" w:rsidRDefault="000C1630" w14:paraId="42AB7E1A" w14:textId="77777777">
                            <w:pPr>
                              <w:spacing w:before="0" w:after="0"/>
                              <w:jc w:val="center"/>
                              <w:rPr>
                                <w:sz w:val="16"/>
                                <w:szCs w:val="16"/>
                              </w:rPr>
                            </w:pPr>
                            <w:r>
                              <w:rPr>
                                <w:sz w:val="16"/>
                                <w:szCs w:val="16"/>
                              </w:rPr>
                              <w:t>6</w:t>
                            </w:r>
                          </w:p>
                        </w:txbxContent>
                      </v:textbox>
                    </v:oval>
                  </w:pict>
                </mc:Fallback>
              </mc:AlternateContent>
            </w:r>
            <w:r w:rsidRPr="00262296">
              <w:rPr>
                <w:noProof/>
              </w:rPr>
              <w:drawing>
                <wp:inline distT="0" distB="0" distL="0" distR="0" wp14:anchorId="4DA84B99" wp14:editId="42781D32">
                  <wp:extent cx="5951220" cy="1635760"/>
                  <wp:effectExtent l="0" t="0" r="0" b="2540"/>
                  <wp:docPr id="16694136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413643" name="Picture 1" descr="A screenshot of a computer&#10;&#10;AI-generated content may be incorrect."/>
                          <pic:cNvPicPr/>
                        </pic:nvPicPr>
                        <pic:blipFill>
                          <a:blip r:embed="rId20"/>
                          <a:stretch>
                            <a:fillRect/>
                          </a:stretch>
                        </pic:blipFill>
                        <pic:spPr>
                          <a:xfrm>
                            <a:off x="0" y="0"/>
                            <a:ext cx="5951220" cy="1635760"/>
                          </a:xfrm>
                          <a:prstGeom prst="rect">
                            <a:avLst/>
                          </a:prstGeom>
                        </pic:spPr>
                      </pic:pic>
                    </a:graphicData>
                  </a:graphic>
                </wp:inline>
              </w:drawing>
            </w:r>
          </w:p>
        </w:tc>
      </w:tr>
      <w:tr w:rsidR="000C1630" w14:paraId="1ED87896" w14:textId="77777777" w:rsidTr="00AF3F1C">
        <w:trPr>
          <w:trHeight w:val="96"/>
        </w:trPr>
        <w:tc>
          <w:tcPr>
            <w:tcW w:w="9360" w:type="dxa"/>
          </w:tcPr>
          <w:p w14:paraId="16A3A408" w14:textId="77777777" w:rsidR="000C1630" w:rsidRDefault="000C1630" w:rsidP="00AF3F1C">
            <w:pPr>
              <w:pStyle w:val="Figures"/>
            </w:pPr>
          </w:p>
        </w:tc>
      </w:tr>
    </w:tb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AE9F7" w:themeFill="text2" w:themeFillTint="1A"/>
        <w:tblLook w:val="04A0" w:firstRow="1" w:lastRow="0" w:firstColumn="1" w:lastColumn="0" w:noHBand="0" w:noVBand="1"/>
      </w:tblPr>
      <w:tblGrid>
        <w:gridCol w:w="9350"/>
      </w:tblGrid>
      <w:tr w:rsidR="000C1630" w14:paraId="0B97C40F" w14:textId="77777777" w:rsidTr="00AF3F1C">
        <w:tc>
          <w:tcPr>
            <w:tcW w:w="9350" w:type="dxa"/>
            <w:shd w:val="clear" w:color="auto" w:fill="DAE9F7" w:themeFill="text2" w:themeFillTint="1A"/>
          </w:tcPr>
          <w:p w14:paraId="62BD19E8" w14:textId="77777777" w:rsidR="000C1630" w:rsidRPr="00A72735" w:rsidRDefault="000C1630" w:rsidP="00AF3F1C">
            <w:pPr>
              <w:pStyle w:val="Caption"/>
              <w:keepNext/>
              <w:rPr>
                <w:b/>
                <w:bCs/>
                <w:szCs w:val="24"/>
              </w:rPr>
            </w:pPr>
            <w:bookmarkStart w:id="19" w:name="_Ref198188152"/>
            <w:r>
              <w:t xml:space="preserve">Box </w:t>
            </w:r>
            <w:r>
              <w:fldChar w:fldCharType="begin"/>
            </w:r>
            <w:r>
              <w:instrText xml:space="preserve"> SEQ Box \* ARABIC </w:instrText>
            </w:r>
            <w:r>
              <w:fldChar w:fldCharType="separate"/>
            </w:r>
            <w:r>
              <w:t>1</w:t>
            </w:r>
            <w:r>
              <w:fldChar w:fldCharType="end"/>
            </w:r>
            <w:bookmarkEnd w:id="19"/>
            <w:r>
              <w:t xml:space="preserve">. </w:t>
            </w:r>
            <w:r w:rsidRPr="00A72735">
              <w:t>The back-end database</w:t>
            </w:r>
          </w:p>
        </w:tc>
      </w:tr>
      <w:tr w:rsidR="000C1630" w14:paraId="08B09D90" w14:textId="77777777" w:rsidTr="00AF3F1C">
        <w:tc>
          <w:tcPr>
            <w:tcW w:w="9350" w:type="dxa"/>
            <w:shd w:val="clear" w:color="auto" w:fill="DAE9F7" w:themeFill="text2" w:themeFillTint="1A"/>
          </w:tcPr>
          <w:p w14:paraId="584920B4" w14:textId="77777777" w:rsidR="000C1630" w:rsidRPr="00F871EE" w:rsidRDefault="000C1630" w:rsidP="00AF3F1C">
            <w:pPr>
              <w:rPr>
                <w:b/>
                <w:bCs/>
                <w:sz w:val="20"/>
                <w:szCs w:val="20"/>
              </w:rPr>
            </w:pPr>
            <w:r w:rsidRPr="00F871EE">
              <w:rPr>
                <w:b/>
                <w:bCs/>
                <w:sz w:val="20"/>
                <w:szCs w:val="20"/>
              </w:rPr>
              <w:t xml:space="preserve">The backend data processing for the tool is a structured workflow executed in R, aimed at transforming diverse datasets into a unified format for analysis and visualization. </w:t>
            </w:r>
            <w:r w:rsidRPr="00F871EE">
              <w:rPr>
                <w:sz w:val="20"/>
                <w:szCs w:val="20"/>
              </w:rPr>
              <w:t>The process begins with setting up the environment by loading the necessary libraries and configuring the working directory. Key datasets are imported from multiple Excel files, including fiscal data, variable codes, state codes, and additional public financial metrics.</w:t>
            </w:r>
            <w:r w:rsidRPr="00F871EE">
              <w:rPr>
                <w:b/>
                <w:bCs/>
                <w:sz w:val="20"/>
                <w:szCs w:val="20"/>
              </w:rPr>
              <w:t xml:space="preserve">  </w:t>
            </w:r>
          </w:p>
          <w:p w14:paraId="08788E82" w14:textId="77777777" w:rsidR="000C1630" w:rsidRPr="00F871EE" w:rsidRDefault="000C1630" w:rsidP="00AF3F1C">
            <w:pPr>
              <w:rPr>
                <w:sz w:val="20"/>
                <w:szCs w:val="20"/>
              </w:rPr>
            </w:pPr>
            <w:r w:rsidRPr="00F871EE">
              <w:rPr>
                <w:b/>
                <w:bCs/>
                <w:sz w:val="20"/>
                <w:szCs w:val="20"/>
              </w:rPr>
              <w:t xml:space="preserve">The master public finance database is from the Reserve Bank of India (RBI) State Finance Study, which provides comprehensive coverage of state public finances starting in the 1990s. </w:t>
            </w:r>
            <w:r w:rsidRPr="00F871EE">
              <w:rPr>
                <w:sz w:val="20"/>
                <w:szCs w:val="20"/>
              </w:rPr>
              <w:t xml:space="preserve">Important datasets include wages and salaries, operations and maintenance expenditures, social sector expenditure, climate indicators, and cyclical estimates. Each dataset is formatted to include fiscal year information and integrated into a master dataset. </w:t>
            </w:r>
          </w:p>
          <w:p w14:paraId="13FFC109" w14:textId="77777777" w:rsidR="000C1630" w:rsidRPr="00F871EE" w:rsidRDefault="000C1630" w:rsidP="00AF3F1C">
            <w:pPr>
              <w:rPr>
                <w:sz w:val="20"/>
                <w:szCs w:val="20"/>
              </w:rPr>
            </w:pPr>
            <w:r w:rsidRPr="00F871EE">
              <w:rPr>
                <w:b/>
                <w:bCs/>
                <w:sz w:val="20"/>
                <w:szCs w:val="20"/>
              </w:rPr>
              <w:t xml:space="preserve">Social sector expenditure data provides insights into state-level social spending, while climate data from the Department of Science and Technology (DST) measures climate vulnerability. </w:t>
            </w:r>
            <w:r w:rsidRPr="00F871EE">
              <w:rPr>
                <w:sz w:val="20"/>
                <w:szCs w:val="20"/>
              </w:rPr>
              <w:t xml:space="preserve">Energy indicators from NITI offer insights into state-level energy initiatives. Cyclical and potential components of fiscal metrics are calculated, identifying cyclical components of spending and real GDP. New fiscal variables are created using algebraic operations, and data on nominal GDP, sectoral gross value added, and inflation is imported and merged. Real GDP and per capita income data undergo similar processing. </w:t>
            </w:r>
          </w:p>
          <w:p w14:paraId="559D2566" w14:textId="77777777" w:rsidR="000C1630" w:rsidRDefault="000C1630" w:rsidP="00AF3F1C">
            <w:r w:rsidRPr="00F871EE">
              <w:rPr>
                <w:b/>
                <w:bCs/>
                <w:sz w:val="20"/>
                <w:szCs w:val="20"/>
              </w:rPr>
              <w:t xml:space="preserve">Peer selection involves clustering states into peer groups based on GDP per capita and population using k-means clustering, helping to understand the relative economic positions of different states. </w:t>
            </w:r>
            <w:r w:rsidRPr="00F871EE">
              <w:rPr>
                <w:sz w:val="20"/>
                <w:szCs w:val="20"/>
              </w:rPr>
              <w:t>This comprehensive data processing workflow ensures the tool is equipped with accurate and detailed fiscal data, enabling insightful analysis across economic, social, and environmental dimensions.</w:t>
            </w:r>
          </w:p>
        </w:tc>
      </w:tr>
    </w:tbl>
    <w:p w14:paraId="50DA8F20" w14:textId="77777777" w:rsidR="00F871EE" w:rsidRPr="0053175A" w:rsidRDefault="00F871EE" w:rsidP="00F871EE">
      <w:pPr>
        <w:pStyle w:val="Heading2"/>
      </w:pPr>
      <w:bookmarkStart w:id="20" w:name="_Toc197744498"/>
      <w:r>
        <w:t>Unprotect sheets</w:t>
      </w:r>
      <w:bookmarkEnd w:id="20"/>
    </w:p>
    <w:p w14:paraId="6BB19790" w14:textId="5104647D" w:rsidR="00F871EE" w:rsidRDefault="00F871EE" w:rsidP="00F871EE">
      <w:r w:rsidRPr="002F13D1">
        <w:rPr>
          <w:b/>
          <w:bCs/>
        </w:rPr>
        <w:t>All sheets in the data tool are protected so that users may only modify certain elements.</w:t>
      </w:r>
      <w:r>
        <w:t xml:space="preserve"> Cells in medium orange allow users to insert text to set titles, sources, notes, and labels in the visualizations.</w:t>
      </w:r>
      <w:r w:rsidR="0056729F">
        <w:t xml:space="preserve"> </w:t>
      </w:r>
      <w:r>
        <w:t xml:space="preserve">The drop-down list boxes in darker orange cells enable users to modify parameters such as year and time aggregation protocols. </w:t>
      </w:r>
      <w:r w:rsidR="005461FB">
        <w:t>No other cells can be modified without u</w:t>
      </w:r>
      <w:r w:rsidR="00D81C4E">
        <w:t>n</w:t>
      </w:r>
      <w:r w:rsidR="005461FB">
        <w:t xml:space="preserve">protecting </w:t>
      </w:r>
      <w:r w:rsidR="00D81C4E">
        <w:t xml:space="preserve">a sheet. </w:t>
      </w:r>
      <w:r>
        <w:t xml:space="preserve">The check boxes allow users to select items (e.g. states and comparison groups) and enable some options, like </w:t>
      </w:r>
      <w:r w:rsidRPr="007D0327">
        <w:t xml:space="preserve">viewing </w:t>
      </w:r>
      <w:r>
        <w:t xml:space="preserve">the information by state when the visualization only shows the group averages. Additionally, users can modify the chart by changing the format and modifying the series to be shown, using the conventional Excel features. </w:t>
      </w:r>
    </w:p>
    <w:p w14:paraId="377CAC50" w14:textId="1F588799" w:rsidR="00F871EE" w:rsidRDefault="00F871EE" w:rsidP="00247E0B">
      <w:r>
        <w:rPr>
          <w:b/>
          <w:bCs/>
        </w:rPr>
        <w:t>U</w:t>
      </w:r>
      <w:r w:rsidRPr="002F13D1">
        <w:rPr>
          <w:b/>
          <w:bCs/>
        </w:rPr>
        <w:t>ser</w:t>
      </w:r>
      <w:r>
        <w:rPr>
          <w:b/>
          <w:bCs/>
        </w:rPr>
        <w:t>s</w:t>
      </w:r>
      <w:r w:rsidRPr="002F13D1">
        <w:rPr>
          <w:b/>
          <w:bCs/>
        </w:rPr>
        <w:t xml:space="preserve"> may also unprotect sheets using the password “PFR” to explore and modify any </w:t>
      </w:r>
      <w:r>
        <w:rPr>
          <w:b/>
          <w:bCs/>
        </w:rPr>
        <w:t xml:space="preserve">tool </w:t>
      </w:r>
      <w:r w:rsidRPr="002F13D1">
        <w:rPr>
          <w:b/>
          <w:bCs/>
        </w:rPr>
        <w:t>element</w:t>
      </w:r>
      <w:r>
        <w:t>.</w:t>
      </w:r>
      <w:r>
        <w:rPr>
          <w:rStyle w:val="FootnoteReference"/>
        </w:rPr>
        <w:footnoteReference w:id="6"/>
      </w:r>
      <w:r>
        <w:t xml:space="preserve"> Being able to unprotect the sheet or macros allows the final users to </w:t>
      </w:r>
      <w:r w:rsidRPr="006101FB">
        <w:t>analyze</w:t>
      </w:r>
      <w:r>
        <w:t xml:space="preserve"> the data or change the chart with some degree of freedom. However, i</w:t>
      </w:r>
      <w:r w:rsidRPr="002E5676">
        <w:t>t is worth noting that</w:t>
      </w:r>
      <w:r w:rsidRPr="00612F9C">
        <w:t xml:space="preserve"> any modifications made to the interface by end-users after unprotecting the worksheets are done at the user’s own risk. </w:t>
      </w:r>
    </w:p>
    <w:p w14:paraId="62973F6C" w14:textId="0FD081B4" w:rsidR="002A4A01" w:rsidRDefault="002A4A01" w:rsidP="00A30ECB">
      <w:pPr>
        <w:pStyle w:val="Heading2"/>
      </w:pPr>
      <w:bookmarkStart w:id="21" w:name="_Toc197744499"/>
      <w:r>
        <w:t>Chart format</w:t>
      </w:r>
      <w:bookmarkEnd w:id="21"/>
    </w:p>
    <w:p w14:paraId="4C82EE58" w14:textId="26A92D1C" w:rsidR="0095364D" w:rsidRDefault="004B27FE" w:rsidP="002A4A01">
      <w:r w:rsidRPr="002F13D1">
        <w:rPr>
          <w:b/>
          <w:bCs/>
        </w:rPr>
        <w:t>All charts in the tool have a similar structure and format</w:t>
      </w:r>
      <w:r w:rsidRPr="004B27FE">
        <w:t>.</w:t>
      </w:r>
      <w:r w:rsidR="0095364D" w:rsidRPr="0095364D">
        <w:t xml:space="preserve"> </w:t>
      </w:r>
      <w:r w:rsidR="0095364D">
        <w:t>To keep the charts as simple as possible, most have a white background, use black Calibri Light font of six-point size, have the series label at the bottom, and do not include grid lines or the y-axis line. Charts already include title</w:t>
      </w:r>
      <w:r w:rsidR="00D664C8">
        <w:t>s</w:t>
      </w:r>
      <w:r w:rsidR="0095364D">
        <w:t>, subtitle</w:t>
      </w:r>
      <w:r w:rsidR="00D664C8">
        <w:t>s</w:t>
      </w:r>
      <w:r w:rsidR="0095364D">
        <w:t>, note</w:t>
      </w:r>
      <w:r w:rsidR="00D664C8">
        <w:t>s</w:t>
      </w:r>
      <w:r w:rsidR="0095364D">
        <w:t>, and sources, which can be modified using the orange boxes in the corresponding data module. Most charts use the three primary colors and their variants to prevent visuals from becoming overwhelming. Blue and green (cool colors) are commonly used to plot most series, while orange (a warm color</w:t>
      </w:r>
      <w:r w:rsidR="00CE1880">
        <w:t>)</w:t>
      </w:r>
      <w:r w:rsidR="0095364D">
        <w:t xml:space="preserve"> highlight</w:t>
      </w:r>
      <w:r w:rsidR="00CE1880">
        <w:t>s</w:t>
      </w:r>
      <w:r w:rsidR="0095364D">
        <w:t xml:space="preserve"> the most critical issue in the chart, generally the </w:t>
      </w:r>
      <w:r w:rsidR="009D4335">
        <w:t>state</w:t>
      </w:r>
      <w:r w:rsidR="0095364D">
        <w:t xml:space="preserve"> of interest.</w:t>
      </w:r>
      <w:r w:rsidR="002C7CA3">
        <w:t xml:space="preserve"> </w:t>
      </w:r>
      <w:r w:rsidR="0095364D">
        <w:t>The size of most charts is also standardized to 1.9' in height and 3.08' in width. Although this size seems small in the Excel file, it was set to allow the final user</w:t>
      </w:r>
      <w:r w:rsidR="00661B56">
        <w:t>s</w:t>
      </w:r>
      <w:r w:rsidR="0095364D">
        <w:t xml:space="preserve"> to include two charts side-by-side in a single line in Word.</w:t>
      </w:r>
    </w:p>
    <w:p w14:paraId="13AAD97C" w14:textId="0234EA28" w:rsidR="00F23375" w:rsidRPr="00C01057" w:rsidRDefault="005607DC" w:rsidP="00A30ECB">
      <w:pPr>
        <w:pStyle w:val="Heading1"/>
      </w:pPr>
      <w:bookmarkStart w:id="22" w:name="_Toc197744500"/>
      <w:r>
        <w:t xml:space="preserve">Fiscal </w:t>
      </w:r>
      <w:r w:rsidR="00F23375" w:rsidRPr="00C01057">
        <w:t>Benchmarking</w:t>
      </w:r>
      <w:bookmarkEnd w:id="22"/>
    </w:p>
    <w:p w14:paraId="4D7C96D3" w14:textId="5694A052" w:rsidR="006968C9" w:rsidRDefault="006968C9" w:rsidP="00CD0A5E">
      <w:r w:rsidRPr="5B920272">
        <w:rPr>
          <w:b/>
          <w:bCs/>
        </w:rPr>
        <w:t xml:space="preserve">This section will describe how to use </w:t>
      </w:r>
      <w:r w:rsidR="436BC929" w:rsidRPr="5B920272">
        <w:rPr>
          <w:b/>
          <w:bCs/>
        </w:rPr>
        <w:t>benchmarking</w:t>
      </w:r>
      <w:r w:rsidRPr="5B920272">
        <w:rPr>
          <w:b/>
          <w:bCs/>
        </w:rPr>
        <w:t xml:space="preserve"> analysis to understand the </w:t>
      </w:r>
      <w:r w:rsidR="003C3D58" w:rsidRPr="5B920272">
        <w:rPr>
          <w:b/>
          <w:bCs/>
        </w:rPr>
        <w:t>fiscal challenges of a state of interest</w:t>
      </w:r>
      <w:r w:rsidR="003C3D58">
        <w:t xml:space="preserve">. </w:t>
      </w:r>
      <w:r w:rsidR="00D00ED0" w:rsidRPr="00D00ED0">
        <w:t>While the first section describes how to select the state of interest and define the comparison groups, the other section</w:t>
      </w:r>
      <w:r w:rsidR="00881EDD">
        <w:t>s</w:t>
      </w:r>
      <w:r w:rsidR="00D00ED0" w:rsidRPr="00D00ED0">
        <w:t xml:space="preserve"> outline the content of the </w:t>
      </w:r>
      <w:r w:rsidR="00D00ED0">
        <w:t>m</w:t>
      </w:r>
      <w:r w:rsidR="00D00ED0" w:rsidRPr="00D00ED0">
        <w:t xml:space="preserve">acro, revenues, and expenditure </w:t>
      </w:r>
      <w:r w:rsidR="00D00ED0">
        <w:t>groups</w:t>
      </w:r>
      <w:r w:rsidR="00DC5560">
        <w:t xml:space="preserve"> of sheets</w:t>
      </w:r>
      <w:r w:rsidR="00D00ED0" w:rsidRPr="00D00ED0">
        <w:t>.</w:t>
      </w:r>
      <w:r w:rsidR="00D00ED0">
        <w:t xml:space="preserve"> </w:t>
      </w:r>
      <w:r w:rsidR="00881EDD" w:rsidRPr="00881EDD">
        <w:t xml:space="preserve">As most visualizations </w:t>
      </w:r>
      <w:r w:rsidR="005127B2">
        <w:t xml:space="preserve">are self-explanatory and/or </w:t>
      </w:r>
      <w:r w:rsidR="00881EDD" w:rsidRPr="00881EDD">
        <w:t>can be understood with the description of visualization modules above, th</w:t>
      </w:r>
      <w:r w:rsidR="00881EDD">
        <w:t xml:space="preserve">ese </w:t>
      </w:r>
      <w:r w:rsidR="00881EDD" w:rsidRPr="00881EDD">
        <w:t>section</w:t>
      </w:r>
      <w:r w:rsidR="00881EDD">
        <w:t>s</w:t>
      </w:r>
      <w:r w:rsidR="00881EDD" w:rsidRPr="00881EDD">
        <w:t xml:space="preserve"> will focus on the most complex visualizations that could require more information.</w:t>
      </w:r>
    </w:p>
    <w:p w14:paraId="5812DF39" w14:textId="1DAFD0FA" w:rsidR="006968C9" w:rsidRPr="00C01057" w:rsidRDefault="003C3D58" w:rsidP="00A30ECB">
      <w:pPr>
        <w:pStyle w:val="Heading2"/>
      </w:pPr>
      <w:bookmarkStart w:id="23" w:name="_Toc197744501"/>
      <w:r>
        <w:t>Selection of peers</w:t>
      </w:r>
      <w:bookmarkEnd w:id="23"/>
    </w:p>
    <w:p w14:paraId="40424347" w14:textId="3504D90D" w:rsidR="00CD0A5E" w:rsidRDefault="00CD0A5E" w:rsidP="00CD0A5E">
      <w:r w:rsidRPr="5B920272">
        <w:rPr>
          <w:b/>
          <w:bCs/>
        </w:rPr>
        <w:t>The second sheet, “States”, focuses on </w:t>
      </w:r>
      <w:r w:rsidR="003D0D68" w:rsidRPr="5B920272">
        <w:rPr>
          <w:b/>
          <w:bCs/>
        </w:rPr>
        <w:t xml:space="preserve">selecting the </w:t>
      </w:r>
      <w:r w:rsidR="000064D5">
        <w:rPr>
          <w:b/>
          <w:bCs/>
        </w:rPr>
        <w:t>state</w:t>
      </w:r>
      <w:r w:rsidR="003D0D68" w:rsidRPr="5B920272">
        <w:rPr>
          <w:b/>
          <w:bCs/>
        </w:rPr>
        <w:t xml:space="preserve"> of interest and defining the comparison groups </w:t>
      </w:r>
      <w:r w:rsidR="00647379">
        <w:rPr>
          <w:b/>
          <w:bCs/>
        </w:rPr>
        <w:t xml:space="preserve">for </w:t>
      </w:r>
      <w:r w:rsidR="003D0D68" w:rsidRPr="5B920272">
        <w:rPr>
          <w:b/>
          <w:bCs/>
        </w:rPr>
        <w:t>benchmarking analyses</w:t>
      </w:r>
      <w:r>
        <w:t>. The benchmarking exercise involves four steps</w:t>
      </w:r>
      <w:r w:rsidR="00CD3576">
        <w:t xml:space="preserve"> (</w:t>
      </w:r>
      <w:r>
        <w:fldChar w:fldCharType="begin"/>
      </w:r>
      <w:r>
        <w:instrText xml:space="preserve"> REF _Ref197336234 \h </w:instrText>
      </w:r>
      <w:r>
        <w:fldChar w:fldCharType="separate"/>
      </w:r>
      <w:r w:rsidR="00AF069E">
        <w:t xml:space="preserve">Figure </w:t>
      </w:r>
      <w:r w:rsidR="00AF069E" w:rsidRPr="5B920272">
        <w:rPr>
          <w:noProof/>
        </w:rPr>
        <w:t>7</w:t>
      </w:r>
      <w:r>
        <w:fldChar w:fldCharType="end"/>
      </w:r>
      <w:r w:rsidR="00CD3576">
        <w:t>)</w:t>
      </w:r>
      <w:r>
        <w:t>:</w:t>
      </w:r>
    </w:p>
    <w:p w14:paraId="580471D8" w14:textId="2A56A740" w:rsidR="00DD37DD" w:rsidRPr="00C01057" w:rsidRDefault="00DD37DD" w:rsidP="002F13D1">
      <w:pPr>
        <w:numPr>
          <w:ilvl w:val="0"/>
          <w:numId w:val="17"/>
        </w:numPr>
      </w:pPr>
      <w:r w:rsidRPr="00C01057">
        <w:rPr>
          <w:b/>
          <w:bCs/>
        </w:rPr>
        <w:t>Select the State</w:t>
      </w:r>
      <w:r w:rsidRPr="00C01057">
        <w:t xml:space="preserve">: Begin by selecting the state to be analyzed from the </w:t>
      </w:r>
      <w:r w:rsidR="00BB347E">
        <w:t xml:space="preserve">drop-down </w:t>
      </w:r>
      <w:r w:rsidR="004E2490">
        <w:t>list box in cell G8</w:t>
      </w:r>
      <w:r w:rsidR="00E92BE7">
        <w:t xml:space="preserve"> in the first section on this sheet</w:t>
      </w:r>
      <w:r w:rsidR="00A46AA4">
        <w:t xml:space="preserve"> [1]</w:t>
      </w:r>
      <w:r w:rsidR="00E92BE7">
        <w:t>.</w:t>
      </w:r>
      <w:r w:rsidR="00117906">
        <w:t xml:space="preserve"> This is the state that will </w:t>
      </w:r>
      <w:r w:rsidR="00CF6F31" w:rsidRPr="00CF6F31">
        <w:t>be analyzed</w:t>
      </w:r>
      <w:r w:rsidR="00CF6F31">
        <w:t xml:space="preserve"> </w:t>
      </w:r>
      <w:r w:rsidR="00117906">
        <w:t xml:space="preserve">in the </w:t>
      </w:r>
      <w:r w:rsidR="007F1978">
        <w:t>“Macro</w:t>
      </w:r>
      <w:r w:rsidR="00CE5008">
        <w:t>”</w:t>
      </w:r>
      <w:r w:rsidR="007F1978">
        <w:t xml:space="preserve">, </w:t>
      </w:r>
      <w:r w:rsidR="00CE5008">
        <w:t>“R</w:t>
      </w:r>
      <w:r w:rsidR="007F1978">
        <w:t>evenue</w:t>
      </w:r>
      <w:r w:rsidR="00CE5008">
        <w:t>”</w:t>
      </w:r>
      <w:r w:rsidR="007F1978">
        <w:t xml:space="preserve">, and </w:t>
      </w:r>
      <w:r w:rsidR="00CE5008">
        <w:t>“</w:t>
      </w:r>
      <w:r w:rsidR="007F1978">
        <w:t>Expenditure</w:t>
      </w:r>
      <w:r w:rsidR="00CE5008">
        <w:t>”</w:t>
      </w:r>
      <w:r w:rsidR="007F1978">
        <w:t xml:space="preserve"> group of </w:t>
      </w:r>
      <w:r w:rsidR="008E30C4">
        <w:t>sheets</w:t>
      </w:r>
      <w:r w:rsidR="007F1978">
        <w:t xml:space="preserve"> </w:t>
      </w:r>
      <w:r w:rsidR="00F655E1">
        <w:t>i</w:t>
      </w:r>
      <w:r w:rsidR="007F1978">
        <w:t>n the tool.</w:t>
      </w:r>
    </w:p>
    <w:p w14:paraId="791AA5A3" w14:textId="3017B73B" w:rsidR="00A20509" w:rsidRDefault="002B7930" w:rsidP="002C0EF3">
      <w:pPr>
        <w:numPr>
          <w:ilvl w:val="0"/>
          <w:numId w:val="17"/>
        </w:numPr>
      </w:pPr>
      <w:r w:rsidRPr="002C0EF3">
        <w:rPr>
          <w:b/>
          <w:bCs/>
        </w:rPr>
        <w:t>D</w:t>
      </w:r>
      <w:r w:rsidR="003D0D68" w:rsidRPr="002C0EF3">
        <w:rPr>
          <w:b/>
          <w:bCs/>
        </w:rPr>
        <w:t xml:space="preserve">efine up to three </w:t>
      </w:r>
      <w:r w:rsidRPr="002C0EF3">
        <w:rPr>
          <w:b/>
          <w:bCs/>
        </w:rPr>
        <w:t>c</w:t>
      </w:r>
      <w:r w:rsidR="00DD37DD" w:rsidRPr="002C0EF3">
        <w:rPr>
          <w:b/>
          <w:bCs/>
        </w:rPr>
        <w:t xml:space="preserve">omparison </w:t>
      </w:r>
      <w:r w:rsidRPr="002C0EF3">
        <w:rPr>
          <w:b/>
          <w:bCs/>
        </w:rPr>
        <w:t>g</w:t>
      </w:r>
      <w:r w:rsidR="00DD37DD" w:rsidRPr="002C0EF3">
        <w:rPr>
          <w:b/>
          <w:bCs/>
        </w:rPr>
        <w:t>roups</w:t>
      </w:r>
      <w:r w:rsidR="00DD37DD" w:rsidRPr="00C01057">
        <w:t>:</w:t>
      </w:r>
      <w:r w:rsidR="00E92BE7">
        <w:t xml:space="preserve"> </w:t>
      </w:r>
      <w:r w:rsidR="00117906">
        <w:t xml:space="preserve">Check </w:t>
      </w:r>
      <w:r w:rsidR="001F3C75">
        <w:t xml:space="preserve">the </w:t>
      </w:r>
      <w:r w:rsidR="00117906">
        <w:t>checkboxes in</w:t>
      </w:r>
      <w:r w:rsidR="001F3C75">
        <w:t xml:space="preserve"> column E</w:t>
      </w:r>
      <w:r w:rsidR="00117906">
        <w:t xml:space="preserve"> </w:t>
      </w:r>
      <w:r w:rsidR="00A622B4">
        <w:t xml:space="preserve">under </w:t>
      </w:r>
      <w:r w:rsidR="00117906">
        <w:t>the second</w:t>
      </w:r>
      <w:r w:rsidR="00A622B4">
        <w:t xml:space="preserve"> </w:t>
      </w:r>
      <w:r w:rsidR="00980EDF">
        <w:t>section</w:t>
      </w:r>
      <w:r w:rsidR="00117906">
        <w:t xml:space="preserve"> to select the comparison groups to be </w:t>
      </w:r>
      <w:r w:rsidR="00CE5008">
        <w:t>used</w:t>
      </w:r>
      <w:r w:rsidR="00117906">
        <w:t xml:space="preserve"> in the benchmark analysis</w:t>
      </w:r>
      <w:r w:rsidR="00A46AA4">
        <w:t xml:space="preserve"> [2]</w:t>
      </w:r>
      <w:r w:rsidR="00117906">
        <w:t xml:space="preserve">. </w:t>
      </w:r>
      <w:r w:rsidR="00B31114">
        <w:t xml:space="preserve">The tool </w:t>
      </w:r>
      <w:r w:rsidR="008E06E2">
        <w:t>allows</w:t>
      </w:r>
      <w:r w:rsidR="00B31114">
        <w:t xml:space="preserve"> users to define up to three comparison groups</w:t>
      </w:r>
      <w:r w:rsidR="00CA57A9">
        <w:t>:</w:t>
      </w:r>
      <w:r w:rsidR="007906D4">
        <w:t xml:space="preserve"> </w:t>
      </w:r>
      <w:r w:rsidR="009770D7">
        <w:t>suggested peers</w:t>
      </w:r>
      <w:r w:rsidR="008E06E2">
        <w:t xml:space="preserve"> and two </w:t>
      </w:r>
      <w:r w:rsidR="00CA57A9">
        <w:t xml:space="preserve">groups of </w:t>
      </w:r>
      <w:r w:rsidR="008E06E2">
        <w:t xml:space="preserve">customized </w:t>
      </w:r>
      <w:r w:rsidR="009770D7">
        <w:t xml:space="preserve">peers. </w:t>
      </w:r>
      <w:r w:rsidR="00DD37DD" w:rsidRPr="00C01057">
        <w:t xml:space="preserve">The "suggested peers" group is </w:t>
      </w:r>
      <w:r w:rsidR="001F3C75">
        <w:t>set</w:t>
      </w:r>
      <w:r w:rsidR="001F3C75" w:rsidRPr="00C01057">
        <w:t xml:space="preserve"> </w:t>
      </w:r>
      <w:r w:rsidR="00DD37DD" w:rsidRPr="00C01057">
        <w:t>in the back</w:t>
      </w:r>
      <w:r w:rsidR="00897EAF">
        <w:t xml:space="preserve"> </w:t>
      </w:r>
      <w:r w:rsidR="00DD37DD" w:rsidRPr="00C01057">
        <w:t>end based on income per capita and population</w:t>
      </w:r>
      <w:r w:rsidR="007906D4">
        <w:t>.</w:t>
      </w:r>
      <w:r w:rsidR="00DD37DD" w:rsidRPr="00C01057">
        <w:rPr>
          <w:rStyle w:val="FootnoteReference"/>
        </w:rPr>
        <w:footnoteReference w:id="7"/>
      </w:r>
      <w:r w:rsidR="00DD37DD" w:rsidRPr="00C01057">
        <w:t xml:space="preserve"> The other two peer groups are fully flexible, depending on the user's objective.</w:t>
      </w:r>
      <w:r w:rsidR="00BB347E">
        <w:t xml:space="preserve"> </w:t>
      </w:r>
    </w:p>
    <w:p w14:paraId="2138637A" w14:textId="65BCD7CF" w:rsidR="00CE6B2E" w:rsidRDefault="008E08E3" w:rsidP="002F13D1">
      <w:pPr>
        <w:ind w:left="360"/>
      </w:pPr>
      <w:r>
        <w:t>In column G, t</w:t>
      </w:r>
      <w:r w:rsidR="00F87A9D">
        <w:t xml:space="preserve">his section </w:t>
      </w:r>
      <w:r w:rsidR="00CA2F1A">
        <w:t>allows</w:t>
      </w:r>
      <w:r w:rsidR="00F87A9D">
        <w:t xml:space="preserve"> users to </w:t>
      </w:r>
      <w:r w:rsidR="00CA2F1A">
        <w:t>rename</w:t>
      </w:r>
      <w:r w:rsidR="00F87A9D">
        <w:t xml:space="preserve"> </w:t>
      </w:r>
      <w:r>
        <w:t xml:space="preserve">the </w:t>
      </w:r>
      <w:r w:rsidR="000064D5">
        <w:t>state</w:t>
      </w:r>
      <w:r>
        <w:t xml:space="preserve"> of </w:t>
      </w:r>
      <w:r w:rsidR="0030561D">
        <w:t>interest</w:t>
      </w:r>
      <w:r>
        <w:t xml:space="preserve"> </w:t>
      </w:r>
      <w:r w:rsidR="0030561D">
        <w:t xml:space="preserve">and </w:t>
      </w:r>
      <w:r w:rsidR="00CA2F1A">
        <w:t xml:space="preserve">each group </w:t>
      </w:r>
      <w:r w:rsidR="0041214C">
        <w:t xml:space="preserve">to </w:t>
      </w:r>
      <w:r w:rsidR="0030561D">
        <w:t>d</w:t>
      </w:r>
      <w:r w:rsidR="0041214C">
        <w:t xml:space="preserve">escribe </w:t>
      </w:r>
      <w:r w:rsidR="0030561D">
        <w:t>the criteria use</w:t>
      </w:r>
      <w:r w:rsidR="002C0EF3">
        <w:t>d</w:t>
      </w:r>
      <w:r w:rsidR="0030561D">
        <w:t xml:space="preserve"> to define the groups</w:t>
      </w:r>
      <w:r w:rsidR="003604F5">
        <w:t xml:space="preserve"> o</w:t>
      </w:r>
      <w:r w:rsidR="002C0EF3">
        <w:t>r</w:t>
      </w:r>
      <w:r w:rsidR="003604F5">
        <w:t xml:space="preserve"> </w:t>
      </w:r>
      <w:r w:rsidR="002C0EF3">
        <w:t>translate</w:t>
      </w:r>
      <w:r w:rsidR="003604F5">
        <w:t xml:space="preserve"> their names</w:t>
      </w:r>
      <w:r w:rsidR="00A46AA4">
        <w:t xml:space="preserve"> [3]</w:t>
      </w:r>
      <w:r w:rsidR="003604F5">
        <w:t xml:space="preserve">; </w:t>
      </w:r>
      <w:r w:rsidR="002C0EF3">
        <w:t>these names</w:t>
      </w:r>
      <w:r w:rsidR="003604F5">
        <w:t xml:space="preserve"> will be </w:t>
      </w:r>
      <w:r w:rsidR="007D3431">
        <w:t>used</w:t>
      </w:r>
      <w:r w:rsidR="003604F5">
        <w:t xml:space="preserve"> in all visualizations.</w:t>
      </w:r>
      <w:r w:rsidR="002C0EF3">
        <w:t xml:space="preserve"> For example, the suggested peers can be defined as structural peers. </w:t>
      </w:r>
      <w:r w:rsidR="00A20509">
        <w:t>Similarly</w:t>
      </w:r>
      <w:r w:rsidR="00A20509" w:rsidRPr="00C01057">
        <w:t xml:space="preserve">, when analyzing a coastal state, it </w:t>
      </w:r>
      <w:r w:rsidR="00A46AA4">
        <w:t>could</w:t>
      </w:r>
      <w:r w:rsidR="00A20509" w:rsidRPr="00C01057">
        <w:t xml:space="preserve"> be benchmarked against "coastal peers" as one peer grouping, while another group</w:t>
      </w:r>
      <w:r w:rsidR="00611006">
        <w:t xml:space="preserve"> </w:t>
      </w:r>
      <w:r w:rsidR="00A46AA4">
        <w:t>could</w:t>
      </w:r>
      <w:r w:rsidR="00A20509" w:rsidRPr="00C01057">
        <w:t xml:space="preserve"> be based on regional location.</w:t>
      </w:r>
    </w:p>
    <w:p w14:paraId="722B1F07" w14:textId="2201FF94" w:rsidR="0041214C" w:rsidRPr="0041214C" w:rsidRDefault="00497A4C" w:rsidP="002F13D1">
      <w:pPr>
        <w:ind w:left="360"/>
      </w:pPr>
      <w:r w:rsidRPr="00497A4C">
        <w:t>Next to the displayed names, this section has a button, “Update charts” [4], that should be hit every time the users change the number of groups by changing the checkboxes. This button runs a macro that makes the series corresponding to the selected groups</w:t>
      </w:r>
      <w:r w:rsidR="0030308A">
        <w:t xml:space="preserve"> </w:t>
      </w:r>
      <w:r w:rsidR="0030308A" w:rsidRPr="00497A4C">
        <w:t>visible</w:t>
      </w:r>
      <w:r w:rsidRPr="00497A4C">
        <w:t xml:space="preserve"> in all charts</w:t>
      </w:r>
      <w:r w:rsidR="00195B59">
        <w:t>.</w:t>
      </w:r>
    </w:p>
    <w:p w14:paraId="2F9ED1E5" w14:textId="56CF2EFB" w:rsidR="009B10AA" w:rsidRDefault="00DD37DD" w:rsidP="00683BC4">
      <w:pPr>
        <w:numPr>
          <w:ilvl w:val="0"/>
          <w:numId w:val="17"/>
        </w:numPr>
      </w:pPr>
      <w:r w:rsidRPr="00CA2F1A">
        <w:rPr>
          <w:b/>
          <w:bCs/>
        </w:rPr>
        <w:t xml:space="preserve">Select </w:t>
      </w:r>
      <w:r w:rsidR="00CE6B2E">
        <w:rPr>
          <w:b/>
          <w:bCs/>
        </w:rPr>
        <w:t>s</w:t>
      </w:r>
      <w:r w:rsidRPr="00CA2F1A">
        <w:rPr>
          <w:b/>
          <w:bCs/>
        </w:rPr>
        <w:t xml:space="preserve">tates within </w:t>
      </w:r>
      <w:r w:rsidR="00CE6B2E">
        <w:rPr>
          <w:b/>
          <w:bCs/>
        </w:rPr>
        <w:t>e</w:t>
      </w:r>
      <w:r w:rsidRPr="00CA2F1A">
        <w:rPr>
          <w:b/>
          <w:bCs/>
        </w:rPr>
        <w:t xml:space="preserve">ach </w:t>
      </w:r>
      <w:r w:rsidR="00CE6B2E">
        <w:rPr>
          <w:b/>
          <w:bCs/>
        </w:rPr>
        <w:t>c</w:t>
      </w:r>
      <w:r w:rsidRPr="00CA2F1A">
        <w:rPr>
          <w:b/>
          <w:bCs/>
        </w:rPr>
        <w:t xml:space="preserve">omparison </w:t>
      </w:r>
      <w:r w:rsidR="00CE6B2E">
        <w:rPr>
          <w:b/>
          <w:bCs/>
        </w:rPr>
        <w:t>g</w:t>
      </w:r>
      <w:r w:rsidRPr="00CA2F1A">
        <w:rPr>
          <w:b/>
          <w:bCs/>
        </w:rPr>
        <w:t>roup</w:t>
      </w:r>
      <w:r w:rsidRPr="00C01057">
        <w:t xml:space="preserve">: </w:t>
      </w:r>
      <w:r w:rsidR="005C530E" w:rsidRPr="005C530E">
        <w:t xml:space="preserve">The third section [5], columns Q to AB, contains three lists of states with their corresponding checkboxes so users can select which state will be included in each group. In the case of the suggested peers [6], the first states list, users should choose the states they want to </w:t>
      </w:r>
      <w:r w:rsidR="005C530E" w:rsidRPr="007A74A6">
        <w:rPr>
          <w:u w:val="single"/>
        </w:rPr>
        <w:t>exclude</w:t>
      </w:r>
      <w:r w:rsidR="005C530E" w:rsidRPr="005C530E">
        <w:t xml:space="preserve"> from the list of countries proposed by the tool, as the suggested peer group might include peers that are not relevant for benchmarking. In the other two lists [7], users should select the states they want to </w:t>
      </w:r>
      <w:r w:rsidR="005C530E" w:rsidRPr="007A74A6">
        <w:rPr>
          <w:u w:val="single"/>
        </w:rPr>
        <w:t>include</w:t>
      </w:r>
      <w:r w:rsidR="005C530E" w:rsidRPr="005C530E">
        <w:t xml:space="preserve"> in the second and third compa</w:t>
      </w:r>
      <w:r w:rsidR="00076296">
        <w:t>ri</w:t>
      </w:r>
      <w:r w:rsidR="005C530E" w:rsidRPr="005C530E">
        <w:t>son groups.</w:t>
      </w:r>
    </w:p>
    <w:p w14:paraId="41D56E3D" w14:textId="61EEDBF3" w:rsidR="001E25A9" w:rsidRDefault="00DD37DD" w:rsidP="00323D98">
      <w:pPr>
        <w:numPr>
          <w:ilvl w:val="0"/>
          <w:numId w:val="17"/>
        </w:numPr>
      </w:pPr>
      <w:r w:rsidRPr="5B920272">
        <w:rPr>
          <w:b/>
          <w:bCs/>
        </w:rPr>
        <w:t xml:space="preserve">Modify </w:t>
      </w:r>
      <w:r w:rsidR="001701CB" w:rsidRPr="5B920272">
        <w:rPr>
          <w:b/>
          <w:bCs/>
        </w:rPr>
        <w:t>state l</w:t>
      </w:r>
      <w:r w:rsidRPr="5B920272">
        <w:rPr>
          <w:b/>
          <w:bCs/>
        </w:rPr>
        <w:t>abels</w:t>
      </w:r>
      <w:r>
        <w:t xml:space="preserve">: </w:t>
      </w:r>
      <w:r w:rsidR="000B456F">
        <w:t xml:space="preserve">The </w:t>
      </w:r>
      <w:r w:rsidR="00FE11DC">
        <w:t>four</w:t>
      </w:r>
      <w:r w:rsidR="008C08DA">
        <w:t>th</w:t>
      </w:r>
      <w:r w:rsidR="000B456F">
        <w:t xml:space="preserve"> section has a </w:t>
      </w:r>
      <w:r w:rsidR="00B9746D">
        <w:t>table of all state</w:t>
      </w:r>
      <w:r w:rsidR="008C08DA">
        <w:t>s</w:t>
      </w:r>
      <w:r w:rsidR="00673FB7">
        <w:t xml:space="preserve"> [8]</w:t>
      </w:r>
      <w:r w:rsidR="00B9746D">
        <w:t>, with three columns th</w:t>
      </w:r>
      <w:r w:rsidR="00952C52">
        <w:t>at</w:t>
      </w:r>
      <w:r w:rsidR="00B9746D">
        <w:t xml:space="preserve"> </w:t>
      </w:r>
      <w:r w:rsidR="002670E1">
        <w:t xml:space="preserve">contain </w:t>
      </w:r>
      <w:r w:rsidR="00952C52">
        <w:t xml:space="preserve">the </w:t>
      </w:r>
      <w:r w:rsidR="002670E1">
        <w:t>stat</w:t>
      </w:r>
      <w:r w:rsidR="00952C52">
        <w:t>e</w:t>
      </w:r>
      <w:r w:rsidR="002670E1">
        <w:t>s</w:t>
      </w:r>
      <w:r w:rsidR="00EF53F9">
        <w:t>’</w:t>
      </w:r>
      <w:r w:rsidR="00A270CA">
        <w:t xml:space="preserve"> names in the backend data, the alternative names set by the users (orange column), and the names to be </w:t>
      </w:r>
      <w:r w:rsidR="0063151A">
        <w:t>used</w:t>
      </w:r>
      <w:r w:rsidR="00A270CA">
        <w:t xml:space="preserve"> by </w:t>
      </w:r>
      <w:r w:rsidR="001B4D78">
        <w:t>visualizations</w:t>
      </w:r>
      <w:r w:rsidR="00952C52">
        <w:t>, respectively</w:t>
      </w:r>
      <w:r w:rsidR="00A270CA">
        <w:t xml:space="preserve">. </w:t>
      </w:r>
      <w:r w:rsidR="001B4D78">
        <w:t xml:space="preserve">The values in the third column are </w:t>
      </w:r>
      <w:r w:rsidR="0063151A">
        <w:t>e</w:t>
      </w:r>
      <w:r w:rsidR="001B4D78">
        <w:t xml:space="preserve">qual to </w:t>
      </w:r>
      <w:r w:rsidR="00294142">
        <w:t>th</w:t>
      </w:r>
      <w:r w:rsidR="00EF53F9">
        <w:t>ose</w:t>
      </w:r>
      <w:r w:rsidR="0063151A">
        <w:t xml:space="preserve"> in the first </w:t>
      </w:r>
      <w:r w:rsidR="57503630">
        <w:t>column</w:t>
      </w:r>
      <w:r w:rsidR="0063151A">
        <w:t xml:space="preserve"> </w:t>
      </w:r>
      <w:r w:rsidR="002670E1">
        <w:t xml:space="preserve">unless users insert an </w:t>
      </w:r>
      <w:r w:rsidR="00294142">
        <w:t>alternative name</w:t>
      </w:r>
      <w:r w:rsidR="002670E1">
        <w:t xml:space="preserve"> in the second column. In t</w:t>
      </w:r>
      <w:r w:rsidR="00294142">
        <w:t>h</w:t>
      </w:r>
      <w:r w:rsidR="002670E1">
        <w:t>is way</w:t>
      </w:r>
      <w:r w:rsidR="0004072C">
        <w:t>,</w:t>
      </w:r>
      <w:r w:rsidR="002670E1">
        <w:t xml:space="preserve"> the user</w:t>
      </w:r>
      <w:r w:rsidR="005E733C">
        <w:t>s can</w:t>
      </w:r>
      <w:r w:rsidR="002670E1">
        <w:t xml:space="preserve"> </w:t>
      </w:r>
      <w:r w:rsidR="00952C52">
        <w:t>modify labels used in all visualizations to enhance readability</w:t>
      </w:r>
      <w:r w:rsidR="006A38A7">
        <w:t xml:space="preserve"> by translating them </w:t>
      </w:r>
      <w:r w:rsidR="00952C52">
        <w:t xml:space="preserve">into the appropriate language or </w:t>
      </w:r>
      <w:r w:rsidR="006A38A7">
        <w:t xml:space="preserve">abbreviations </w:t>
      </w:r>
      <w:r w:rsidR="00952C52">
        <w:t>for better visualizations</w:t>
      </w:r>
      <w:r w:rsidR="006A38A7">
        <w:t>.</w:t>
      </w:r>
    </w:p>
    <w:tbl>
      <w:tblPr>
        <w:tblStyle w:val="TableGrid"/>
        <w:tblpPr w:leftFromText="180" w:rightFromText="180" w:vertAnchor="text" w:tblpXSpec="right" w:tblpY="1"/>
        <w:tblOverlap w:val="never"/>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1E25A9" w14:paraId="1FE6D4F5" w14:textId="77777777" w:rsidTr="005D5241">
        <w:trPr>
          <w:jc w:val="right"/>
        </w:trPr>
        <w:tc>
          <w:tcPr>
            <w:tcW w:w="9360" w:type="dxa"/>
          </w:tcPr>
          <w:p w14:paraId="5F822C35" w14:textId="77777777" w:rsidR="001E25A9" w:rsidRPr="00A15E9B" w:rsidRDefault="001E25A9" w:rsidP="005D5241">
            <w:pPr>
              <w:pStyle w:val="Caption"/>
              <w:keepNext/>
              <w:rPr>
                <w:bCs/>
              </w:rPr>
            </w:pPr>
            <w:bookmarkStart w:id="24" w:name="_Ref197336234"/>
            <w:bookmarkStart w:id="25" w:name="_Toc197744481"/>
            <w:r>
              <w:t xml:space="preserve">Figure </w:t>
            </w:r>
            <w:r>
              <w:fldChar w:fldCharType="begin"/>
            </w:r>
            <w:r>
              <w:instrText xml:space="preserve"> SEQ Figure \* ARABIC </w:instrText>
            </w:r>
            <w:r>
              <w:fldChar w:fldCharType="separate"/>
            </w:r>
            <w:r>
              <w:rPr>
                <w:noProof/>
              </w:rPr>
              <w:t>7</w:t>
            </w:r>
            <w:r>
              <w:fldChar w:fldCharType="end"/>
            </w:r>
            <w:bookmarkEnd w:id="24"/>
            <w:r>
              <w:t xml:space="preserve">. </w:t>
            </w:r>
            <w:r>
              <w:rPr>
                <w:bCs/>
              </w:rPr>
              <w:t>Selection of the state of interest and the comparison groups</w:t>
            </w:r>
            <w:bookmarkEnd w:id="25"/>
          </w:p>
        </w:tc>
      </w:tr>
      <w:tr w:rsidR="001E25A9" w14:paraId="5C27D4BB" w14:textId="77777777" w:rsidTr="005D5241">
        <w:trPr>
          <w:trHeight w:val="96"/>
          <w:jc w:val="right"/>
        </w:trPr>
        <w:tc>
          <w:tcPr>
            <w:tcW w:w="9360" w:type="dxa"/>
          </w:tcPr>
          <w:p w14:paraId="75847D76" w14:textId="77777777" w:rsidR="001E25A9" w:rsidRDefault="001E25A9" w:rsidP="005D5241">
            <w:pPr>
              <w:pStyle w:val="Figures"/>
            </w:pPr>
            <w:r>
              <w:rPr>
                <w:noProof/>
              </w:rPr>
              <mc:AlternateContent>
                <mc:Choice Requires="wps">
                  <w:drawing>
                    <wp:anchor distT="0" distB="0" distL="114300" distR="114300" simplePos="0" relativeHeight="251658328" behindDoc="0" locked="0" layoutInCell="1" allowOverlap="1" wp14:anchorId="7F18E45E" wp14:editId="78FDF390">
                      <wp:simplePos x="0" y="0"/>
                      <wp:positionH relativeFrom="column">
                        <wp:posOffset>5056015</wp:posOffset>
                      </wp:positionH>
                      <wp:positionV relativeFrom="paragraph">
                        <wp:posOffset>118361</wp:posOffset>
                      </wp:positionV>
                      <wp:extent cx="182880" cy="182880"/>
                      <wp:effectExtent l="0" t="0" r="7620" b="7620"/>
                      <wp:wrapNone/>
                      <wp:docPr id="215610803" name="Oval 1"/>
                      <wp:cNvGraphicFramePr/>
                      <a:graphic xmlns:a="http://schemas.openxmlformats.org/drawingml/2006/main">
                        <a:graphicData uri="http://schemas.microsoft.com/office/word/2010/wordprocessingShape">
                          <wps:wsp>
                            <wps:cNvSpPr/>
                            <wps:spPr>
                              <a:xfrm>
                                <a:off x="0" y="0"/>
                                <a:ext cx="182880" cy="182880"/>
                              </a:xfrm>
                              <a:prstGeom prst="ellipse">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1D9AB67" w14:textId="77777777" w:rsidR="001E25A9" w:rsidRPr="003C11F7" w:rsidRDefault="001E25A9" w:rsidP="001E25A9">
                                  <w:pPr>
                                    <w:spacing w:before="0" w:after="0"/>
                                    <w:jc w:val="center"/>
                                    <w:rPr>
                                      <w:sz w:val="16"/>
                                      <w:szCs w:val="16"/>
                                    </w:rPr>
                                  </w:pPr>
                                  <w:r>
                                    <w:rPr>
                                      <w:sz w:val="16"/>
                                      <w:szCs w:val="16"/>
                                    </w:rPr>
                                    <w:t>8</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w:pict>
                    <v:oval id="_x0000_s1092" style="position:absolute;left:0;text-align:left;margin-left:398.1pt;margin-top:9.3pt;width:14.4pt;height:14.4pt;z-index:251658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red" stroked="f" strokeweight="1pt" w14:anchorId="7F18E45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">
                      <v:stroke joinstyle="miter"/>
                      <v:textbox inset="0,0,0,0">
                        <w:txbxContent>
                          <w:p w:rsidRPr="003C11F7" w:rsidR="001E25A9" w:rsidP="001E25A9" w:rsidRDefault="001E25A9" w14:paraId="71D9AB67" w14:textId="77777777">
                            <w:pPr>
                              <w:spacing w:before="0" w:after="0"/>
                              <w:jc w:val="center"/>
                              <w:rPr>
                                <w:sz w:val="16"/>
                                <w:szCs w:val="16"/>
                              </w:rPr>
                            </w:pPr>
                            <w:r>
                              <w:rPr>
                                <w:sz w:val="16"/>
                                <w:szCs w:val="16"/>
                              </w:rPr>
                              <w:t>8</w:t>
                            </w:r>
                          </w:p>
                        </w:txbxContent>
                      </v:textbox>
                    </v:oval>
                  </w:pict>
                </mc:Fallback>
              </mc:AlternateContent>
            </w:r>
            <w:r>
              <w:rPr>
                <w:noProof/>
              </w:rPr>
              <mc:AlternateContent>
                <mc:Choice Requires="wps">
                  <w:drawing>
                    <wp:anchor distT="0" distB="0" distL="114300" distR="114300" simplePos="0" relativeHeight="251658327" behindDoc="0" locked="0" layoutInCell="1" allowOverlap="1" wp14:anchorId="4175E09C" wp14:editId="62369FE7">
                      <wp:simplePos x="0" y="0"/>
                      <wp:positionH relativeFrom="column">
                        <wp:posOffset>3621753</wp:posOffset>
                      </wp:positionH>
                      <wp:positionV relativeFrom="paragraph">
                        <wp:posOffset>480408</wp:posOffset>
                      </wp:positionV>
                      <wp:extent cx="182880" cy="182880"/>
                      <wp:effectExtent l="0" t="0" r="7620" b="7620"/>
                      <wp:wrapNone/>
                      <wp:docPr id="456272124" name="Oval 1"/>
                      <wp:cNvGraphicFramePr/>
                      <a:graphic xmlns:a="http://schemas.openxmlformats.org/drawingml/2006/main">
                        <a:graphicData uri="http://schemas.microsoft.com/office/word/2010/wordprocessingShape">
                          <wps:wsp>
                            <wps:cNvSpPr/>
                            <wps:spPr>
                              <a:xfrm>
                                <a:off x="0" y="0"/>
                                <a:ext cx="182880" cy="182880"/>
                              </a:xfrm>
                              <a:prstGeom prst="ellipse">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6916FF9" w14:textId="77777777" w:rsidR="001E25A9" w:rsidRPr="003C11F7" w:rsidRDefault="001E25A9" w:rsidP="001E25A9">
                                  <w:pPr>
                                    <w:spacing w:before="0" w:after="0"/>
                                    <w:jc w:val="center"/>
                                    <w:rPr>
                                      <w:sz w:val="16"/>
                                      <w:szCs w:val="16"/>
                                    </w:rPr>
                                  </w:pPr>
                                  <w:r>
                                    <w:rPr>
                                      <w:sz w:val="16"/>
                                      <w:szCs w:val="16"/>
                                    </w:rPr>
                                    <w:t>7</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w:pict>
                    <v:oval id="_x0000_s1093" style="position:absolute;left:0;text-align:left;margin-left:285.2pt;margin-top:37.85pt;width:14.4pt;height:14.4pt;z-index:25165832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red" stroked="f" strokeweight="1pt" w14:anchorId="4175E09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">
                      <v:stroke joinstyle="miter"/>
                      <v:textbox inset="0,0,0,0">
                        <w:txbxContent>
                          <w:p w:rsidRPr="003C11F7" w:rsidR="001E25A9" w:rsidP="001E25A9" w:rsidRDefault="001E25A9" w14:paraId="46916FF9" w14:textId="77777777">
                            <w:pPr>
                              <w:spacing w:before="0" w:after="0"/>
                              <w:jc w:val="center"/>
                              <w:rPr>
                                <w:sz w:val="16"/>
                                <w:szCs w:val="16"/>
                              </w:rPr>
                            </w:pPr>
                            <w:r>
                              <w:rPr>
                                <w:sz w:val="16"/>
                                <w:szCs w:val="16"/>
                              </w:rPr>
                              <w:t>7</w:t>
                            </w:r>
                          </w:p>
                        </w:txbxContent>
                      </v:textbox>
                    </v:oval>
                  </w:pict>
                </mc:Fallback>
              </mc:AlternateContent>
            </w:r>
            <w:r>
              <w:rPr>
                <w:noProof/>
              </w:rPr>
              <mc:AlternateContent>
                <mc:Choice Requires="wps">
                  <w:drawing>
                    <wp:anchor distT="0" distB="0" distL="114300" distR="114300" simplePos="0" relativeHeight="251658326" behindDoc="0" locked="0" layoutInCell="1" allowOverlap="1" wp14:anchorId="64A15BF3" wp14:editId="1D515CDC">
                      <wp:simplePos x="0" y="0"/>
                      <wp:positionH relativeFrom="column">
                        <wp:posOffset>2749128</wp:posOffset>
                      </wp:positionH>
                      <wp:positionV relativeFrom="paragraph">
                        <wp:posOffset>485050</wp:posOffset>
                      </wp:positionV>
                      <wp:extent cx="182880" cy="182880"/>
                      <wp:effectExtent l="0" t="0" r="7620" b="7620"/>
                      <wp:wrapNone/>
                      <wp:docPr id="1280422402" name="Oval 1"/>
                      <wp:cNvGraphicFramePr/>
                      <a:graphic xmlns:a="http://schemas.openxmlformats.org/drawingml/2006/main">
                        <a:graphicData uri="http://schemas.microsoft.com/office/word/2010/wordprocessingShape">
                          <wps:wsp>
                            <wps:cNvSpPr/>
                            <wps:spPr>
                              <a:xfrm>
                                <a:off x="0" y="0"/>
                                <a:ext cx="182880" cy="182880"/>
                              </a:xfrm>
                              <a:prstGeom prst="ellipse">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481907A" w14:textId="77777777" w:rsidR="001E25A9" w:rsidRPr="003C11F7" w:rsidRDefault="001E25A9" w:rsidP="001E25A9">
                                  <w:pPr>
                                    <w:spacing w:before="0" w:after="0"/>
                                    <w:jc w:val="center"/>
                                    <w:rPr>
                                      <w:sz w:val="16"/>
                                      <w:szCs w:val="16"/>
                                    </w:rPr>
                                  </w:pPr>
                                  <w:r>
                                    <w:rPr>
                                      <w:sz w:val="16"/>
                                      <w:szCs w:val="16"/>
                                    </w:rPr>
                                    <w:t>6</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w:pict>
                    <v:oval id="_x0000_s1094" style="position:absolute;left:0;text-align:left;margin-left:216.45pt;margin-top:38.2pt;width:14.4pt;height:14.4pt;z-index:25165832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red" stroked="f" strokeweight="1pt" w14:anchorId="64A15BF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">
                      <v:stroke joinstyle="miter"/>
                      <v:textbox inset="0,0,0,0">
                        <w:txbxContent>
                          <w:p w:rsidRPr="003C11F7" w:rsidR="001E25A9" w:rsidP="001E25A9" w:rsidRDefault="001E25A9" w14:paraId="5481907A" w14:textId="77777777">
                            <w:pPr>
                              <w:spacing w:before="0" w:after="0"/>
                              <w:jc w:val="center"/>
                              <w:rPr>
                                <w:sz w:val="16"/>
                                <w:szCs w:val="16"/>
                              </w:rPr>
                            </w:pPr>
                            <w:r>
                              <w:rPr>
                                <w:sz w:val="16"/>
                                <w:szCs w:val="16"/>
                              </w:rPr>
                              <w:t>6</w:t>
                            </w:r>
                          </w:p>
                        </w:txbxContent>
                      </v:textbox>
                    </v:oval>
                  </w:pict>
                </mc:Fallback>
              </mc:AlternateContent>
            </w:r>
            <w:r>
              <w:rPr>
                <w:noProof/>
              </w:rPr>
              <mc:AlternateContent>
                <mc:Choice Requires="wps">
                  <w:drawing>
                    <wp:anchor distT="0" distB="0" distL="114300" distR="114300" simplePos="0" relativeHeight="251658325" behindDoc="0" locked="0" layoutInCell="1" allowOverlap="1" wp14:anchorId="556426C2" wp14:editId="7E2FBB36">
                      <wp:simplePos x="0" y="0"/>
                      <wp:positionH relativeFrom="column">
                        <wp:posOffset>2447423</wp:posOffset>
                      </wp:positionH>
                      <wp:positionV relativeFrom="paragraph">
                        <wp:posOffset>169419</wp:posOffset>
                      </wp:positionV>
                      <wp:extent cx="182880" cy="182880"/>
                      <wp:effectExtent l="0" t="0" r="7620" b="7620"/>
                      <wp:wrapNone/>
                      <wp:docPr id="1607034025" name="Oval 1"/>
                      <wp:cNvGraphicFramePr/>
                      <a:graphic xmlns:a="http://schemas.openxmlformats.org/drawingml/2006/main">
                        <a:graphicData uri="http://schemas.microsoft.com/office/word/2010/wordprocessingShape">
                          <wps:wsp>
                            <wps:cNvSpPr/>
                            <wps:spPr>
                              <a:xfrm>
                                <a:off x="0" y="0"/>
                                <a:ext cx="182880" cy="182880"/>
                              </a:xfrm>
                              <a:prstGeom prst="ellipse">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9907D2D" w14:textId="77777777" w:rsidR="001E25A9" w:rsidRPr="003C11F7" w:rsidRDefault="001E25A9" w:rsidP="001E25A9">
                                  <w:pPr>
                                    <w:spacing w:before="0" w:after="0"/>
                                    <w:jc w:val="center"/>
                                    <w:rPr>
                                      <w:sz w:val="16"/>
                                      <w:szCs w:val="16"/>
                                    </w:rPr>
                                  </w:pPr>
                                  <w:r>
                                    <w:rPr>
                                      <w:sz w:val="16"/>
                                      <w:szCs w:val="16"/>
                                    </w:rPr>
                                    <w:t>5</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w:pict>
                    <v:oval id="_x0000_s1095" style="position:absolute;left:0;text-align:left;margin-left:192.7pt;margin-top:13.35pt;width:14.4pt;height:14.4pt;z-index:25165832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red" stroked="f" strokeweight="1pt" w14:anchorId="556426C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">
                      <v:stroke joinstyle="miter"/>
                      <v:textbox inset="0,0,0,0">
                        <w:txbxContent>
                          <w:p w:rsidRPr="003C11F7" w:rsidR="001E25A9" w:rsidP="001E25A9" w:rsidRDefault="001E25A9" w14:paraId="09907D2D" w14:textId="77777777">
                            <w:pPr>
                              <w:spacing w:before="0" w:after="0"/>
                              <w:jc w:val="center"/>
                              <w:rPr>
                                <w:sz w:val="16"/>
                                <w:szCs w:val="16"/>
                              </w:rPr>
                            </w:pPr>
                            <w:r>
                              <w:rPr>
                                <w:sz w:val="16"/>
                                <w:szCs w:val="16"/>
                              </w:rPr>
                              <w:t>5</w:t>
                            </w:r>
                          </w:p>
                        </w:txbxContent>
                      </v:textbox>
                    </v:oval>
                  </w:pict>
                </mc:Fallback>
              </mc:AlternateContent>
            </w:r>
            <w:r>
              <w:rPr>
                <w:noProof/>
              </w:rPr>
              <mc:AlternateContent>
                <mc:Choice Requires="wps">
                  <w:drawing>
                    <wp:anchor distT="0" distB="0" distL="114300" distR="114300" simplePos="0" relativeHeight="251658324" behindDoc="0" locked="0" layoutInCell="1" allowOverlap="1" wp14:anchorId="082E058D" wp14:editId="68979A4F">
                      <wp:simplePos x="0" y="0"/>
                      <wp:positionH relativeFrom="column">
                        <wp:posOffset>1871861</wp:posOffset>
                      </wp:positionH>
                      <wp:positionV relativeFrom="paragraph">
                        <wp:posOffset>944570</wp:posOffset>
                      </wp:positionV>
                      <wp:extent cx="182880" cy="182880"/>
                      <wp:effectExtent l="0" t="0" r="7620" b="7620"/>
                      <wp:wrapNone/>
                      <wp:docPr id="1771858730" name="Oval 1"/>
                      <wp:cNvGraphicFramePr/>
                      <a:graphic xmlns:a="http://schemas.openxmlformats.org/drawingml/2006/main">
                        <a:graphicData uri="http://schemas.microsoft.com/office/word/2010/wordprocessingShape">
                          <wps:wsp>
                            <wps:cNvSpPr/>
                            <wps:spPr>
                              <a:xfrm>
                                <a:off x="0" y="0"/>
                                <a:ext cx="182880" cy="182880"/>
                              </a:xfrm>
                              <a:prstGeom prst="ellipse">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71EED8F" w14:textId="77777777" w:rsidR="001E25A9" w:rsidRPr="003C11F7" w:rsidRDefault="001E25A9" w:rsidP="001E25A9">
                                  <w:pPr>
                                    <w:spacing w:before="0" w:after="0"/>
                                    <w:jc w:val="center"/>
                                    <w:rPr>
                                      <w:sz w:val="16"/>
                                      <w:szCs w:val="16"/>
                                    </w:rPr>
                                  </w:pPr>
                                  <w:r>
                                    <w:rPr>
                                      <w:sz w:val="16"/>
                                      <w:szCs w:val="16"/>
                                    </w:rPr>
                                    <w:t>4</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w:pict>
                    <v:oval id="_x0000_s1096" style="position:absolute;left:0;text-align:left;margin-left:147.4pt;margin-top:74.4pt;width:14.4pt;height:14.4pt;z-index:2516583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red" stroked="f" strokeweight="1pt" w14:anchorId="082E058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">
                      <v:stroke joinstyle="miter"/>
                      <v:textbox inset="0,0,0,0">
                        <w:txbxContent>
                          <w:p w:rsidRPr="003C11F7" w:rsidR="001E25A9" w:rsidP="001E25A9" w:rsidRDefault="001E25A9" w14:paraId="071EED8F" w14:textId="77777777">
                            <w:pPr>
                              <w:spacing w:before="0" w:after="0"/>
                              <w:jc w:val="center"/>
                              <w:rPr>
                                <w:sz w:val="16"/>
                                <w:szCs w:val="16"/>
                              </w:rPr>
                            </w:pPr>
                            <w:r>
                              <w:rPr>
                                <w:sz w:val="16"/>
                                <w:szCs w:val="16"/>
                              </w:rPr>
                              <w:t>4</w:t>
                            </w:r>
                          </w:p>
                        </w:txbxContent>
                      </v:textbox>
                    </v:oval>
                  </w:pict>
                </mc:Fallback>
              </mc:AlternateContent>
            </w:r>
            <w:r>
              <w:rPr>
                <w:noProof/>
              </w:rPr>
              <mc:AlternateContent>
                <mc:Choice Requires="wps">
                  <w:drawing>
                    <wp:anchor distT="0" distB="0" distL="114300" distR="114300" simplePos="0" relativeHeight="251658323" behindDoc="0" locked="0" layoutInCell="1" allowOverlap="1" wp14:anchorId="1B07A95C" wp14:editId="0FF8EE0A">
                      <wp:simplePos x="0" y="0"/>
                      <wp:positionH relativeFrom="column">
                        <wp:posOffset>1166334</wp:posOffset>
                      </wp:positionH>
                      <wp:positionV relativeFrom="paragraph">
                        <wp:posOffset>1232351</wp:posOffset>
                      </wp:positionV>
                      <wp:extent cx="182880" cy="182880"/>
                      <wp:effectExtent l="0" t="0" r="7620" b="7620"/>
                      <wp:wrapNone/>
                      <wp:docPr id="117228144" name="Oval 1"/>
                      <wp:cNvGraphicFramePr/>
                      <a:graphic xmlns:a="http://schemas.openxmlformats.org/drawingml/2006/main">
                        <a:graphicData uri="http://schemas.microsoft.com/office/word/2010/wordprocessingShape">
                          <wps:wsp>
                            <wps:cNvSpPr/>
                            <wps:spPr>
                              <a:xfrm>
                                <a:off x="0" y="0"/>
                                <a:ext cx="182880" cy="182880"/>
                              </a:xfrm>
                              <a:prstGeom prst="ellipse">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88C41FE" w14:textId="77777777" w:rsidR="001E25A9" w:rsidRPr="003C11F7" w:rsidRDefault="001E25A9" w:rsidP="001E25A9">
                                  <w:pPr>
                                    <w:spacing w:before="0" w:after="0"/>
                                    <w:jc w:val="center"/>
                                    <w:rPr>
                                      <w:sz w:val="16"/>
                                      <w:szCs w:val="16"/>
                                    </w:rPr>
                                  </w:pPr>
                                  <w:r>
                                    <w:rPr>
                                      <w:sz w:val="16"/>
                                      <w:szCs w:val="16"/>
                                    </w:rPr>
                                    <w:t>3</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w:pict>
                    <v:oval id="_x0000_s1097" style="position:absolute;left:0;text-align:left;margin-left:91.85pt;margin-top:97.05pt;width:14.4pt;height:14.4pt;z-index:25165832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red" stroked="f" strokeweight="1pt" w14:anchorId="1B07A95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">
                      <v:stroke joinstyle="miter"/>
                      <v:textbox inset="0,0,0,0">
                        <w:txbxContent>
                          <w:p w:rsidRPr="003C11F7" w:rsidR="001E25A9" w:rsidP="001E25A9" w:rsidRDefault="001E25A9" w14:paraId="488C41FE" w14:textId="77777777">
                            <w:pPr>
                              <w:spacing w:before="0" w:after="0"/>
                              <w:jc w:val="center"/>
                              <w:rPr>
                                <w:sz w:val="16"/>
                                <w:szCs w:val="16"/>
                              </w:rPr>
                            </w:pPr>
                            <w:r>
                              <w:rPr>
                                <w:sz w:val="16"/>
                                <w:szCs w:val="16"/>
                              </w:rPr>
                              <w:t>3</w:t>
                            </w:r>
                          </w:p>
                        </w:txbxContent>
                      </v:textbox>
                    </v:oval>
                  </w:pict>
                </mc:Fallback>
              </mc:AlternateContent>
            </w:r>
            <w:r>
              <w:rPr>
                <w:noProof/>
              </w:rPr>
              <mc:AlternateContent>
                <mc:Choice Requires="wps">
                  <w:drawing>
                    <wp:anchor distT="0" distB="0" distL="114300" distR="114300" simplePos="0" relativeHeight="251658322" behindDoc="0" locked="0" layoutInCell="1" allowOverlap="1" wp14:anchorId="5BD0B146" wp14:editId="702DBABF">
                      <wp:simplePos x="0" y="0"/>
                      <wp:positionH relativeFrom="column">
                        <wp:posOffset>581489</wp:posOffset>
                      </wp:positionH>
                      <wp:positionV relativeFrom="paragraph">
                        <wp:posOffset>893512</wp:posOffset>
                      </wp:positionV>
                      <wp:extent cx="182880" cy="182880"/>
                      <wp:effectExtent l="0" t="0" r="7620" b="7620"/>
                      <wp:wrapNone/>
                      <wp:docPr id="478248554" name="Oval 1"/>
                      <wp:cNvGraphicFramePr/>
                      <a:graphic xmlns:a="http://schemas.openxmlformats.org/drawingml/2006/main">
                        <a:graphicData uri="http://schemas.microsoft.com/office/word/2010/wordprocessingShape">
                          <wps:wsp>
                            <wps:cNvSpPr/>
                            <wps:spPr>
                              <a:xfrm>
                                <a:off x="0" y="0"/>
                                <a:ext cx="182880" cy="182880"/>
                              </a:xfrm>
                              <a:prstGeom prst="ellipse">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7CC8C35" w14:textId="77777777" w:rsidR="001E25A9" w:rsidRPr="003C11F7" w:rsidRDefault="001E25A9" w:rsidP="001E25A9">
                                  <w:pPr>
                                    <w:spacing w:before="0" w:after="0"/>
                                    <w:jc w:val="center"/>
                                    <w:rPr>
                                      <w:sz w:val="16"/>
                                      <w:szCs w:val="16"/>
                                    </w:rPr>
                                  </w:pPr>
                                  <w:r>
                                    <w:rPr>
                                      <w:sz w:val="16"/>
                                      <w:szCs w:val="16"/>
                                    </w:rPr>
                                    <w:t>2</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w:pict>
                    <v:oval id="_x0000_s1098" style="position:absolute;left:0;text-align:left;margin-left:45.8pt;margin-top:70.35pt;width:14.4pt;height:14.4pt;z-index:25165832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red" stroked="f" strokeweight="1pt" w14:anchorId="5BD0B1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">
                      <v:stroke joinstyle="miter"/>
                      <v:textbox inset="0,0,0,0">
                        <w:txbxContent>
                          <w:p w:rsidRPr="003C11F7" w:rsidR="001E25A9" w:rsidP="001E25A9" w:rsidRDefault="001E25A9" w14:paraId="47CC8C35" w14:textId="77777777">
                            <w:pPr>
                              <w:spacing w:before="0" w:after="0"/>
                              <w:jc w:val="center"/>
                              <w:rPr>
                                <w:sz w:val="16"/>
                                <w:szCs w:val="16"/>
                              </w:rPr>
                            </w:pPr>
                            <w:r>
                              <w:rPr>
                                <w:sz w:val="16"/>
                                <w:szCs w:val="16"/>
                              </w:rPr>
                              <w:t>2</w:t>
                            </w:r>
                          </w:p>
                        </w:txbxContent>
                      </v:textbox>
                    </v:oval>
                  </w:pict>
                </mc:Fallback>
              </mc:AlternateContent>
            </w:r>
            <w:r>
              <w:rPr>
                <w:noProof/>
              </w:rPr>
              <mc:AlternateContent>
                <mc:Choice Requires="wps">
                  <w:drawing>
                    <wp:anchor distT="0" distB="0" distL="114300" distR="114300" simplePos="0" relativeHeight="251658321" behindDoc="0" locked="0" layoutInCell="1" allowOverlap="1" wp14:anchorId="256215F1" wp14:editId="3EF08F66">
                      <wp:simplePos x="0" y="0"/>
                      <wp:positionH relativeFrom="column">
                        <wp:posOffset>1384490</wp:posOffset>
                      </wp:positionH>
                      <wp:positionV relativeFrom="paragraph">
                        <wp:posOffset>461841</wp:posOffset>
                      </wp:positionV>
                      <wp:extent cx="182880" cy="182880"/>
                      <wp:effectExtent l="0" t="0" r="7620" b="7620"/>
                      <wp:wrapNone/>
                      <wp:docPr id="1409814156" name="Oval 1"/>
                      <wp:cNvGraphicFramePr/>
                      <a:graphic xmlns:a="http://schemas.openxmlformats.org/drawingml/2006/main">
                        <a:graphicData uri="http://schemas.microsoft.com/office/word/2010/wordprocessingShape">
                          <wps:wsp>
                            <wps:cNvSpPr/>
                            <wps:spPr>
                              <a:xfrm>
                                <a:off x="0" y="0"/>
                                <a:ext cx="182880" cy="182880"/>
                              </a:xfrm>
                              <a:prstGeom prst="ellipse">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D2BAC6B" w14:textId="77777777" w:rsidR="001E25A9" w:rsidRPr="003C11F7" w:rsidRDefault="001E25A9" w:rsidP="001E25A9">
                                  <w:pPr>
                                    <w:spacing w:before="0" w:after="0"/>
                                    <w:jc w:val="center"/>
                                    <w:rPr>
                                      <w:sz w:val="16"/>
                                      <w:szCs w:val="16"/>
                                    </w:rPr>
                                  </w:pPr>
                                  <w:r>
                                    <w:rPr>
                                      <w:sz w:val="16"/>
                                      <w:szCs w:val="16"/>
                                    </w:rPr>
                                    <w:t>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w:pict>
                    <v:oval id="_x0000_s1099" style="position:absolute;left:0;text-align:left;margin-left:109pt;margin-top:36.35pt;width:14.4pt;height:14.4pt;z-index:25165832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red" stroked="f" strokeweight="1pt" w14:anchorId="256215F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">
                      <v:stroke joinstyle="miter"/>
                      <v:textbox inset="0,0,0,0">
                        <w:txbxContent>
                          <w:p w:rsidRPr="003C11F7" w:rsidR="001E25A9" w:rsidP="001E25A9" w:rsidRDefault="001E25A9" w14:paraId="0D2BAC6B" w14:textId="77777777">
                            <w:pPr>
                              <w:spacing w:before="0" w:after="0"/>
                              <w:jc w:val="center"/>
                              <w:rPr>
                                <w:sz w:val="16"/>
                                <w:szCs w:val="16"/>
                              </w:rPr>
                            </w:pPr>
                            <w:r>
                              <w:rPr>
                                <w:sz w:val="16"/>
                                <w:szCs w:val="16"/>
                              </w:rPr>
                              <w:t>1</w:t>
                            </w:r>
                          </w:p>
                        </w:txbxContent>
                      </v:textbox>
                    </v:oval>
                  </w:pict>
                </mc:Fallback>
              </mc:AlternateContent>
            </w:r>
            <w:r>
              <w:rPr>
                <w:noProof/>
              </w:rPr>
              <mc:AlternateContent>
                <mc:Choice Requires="wps">
                  <w:drawing>
                    <wp:anchor distT="0" distB="0" distL="114300" distR="114300" simplePos="0" relativeHeight="251658320" behindDoc="0" locked="0" layoutInCell="1" allowOverlap="1" wp14:anchorId="2DBA1585" wp14:editId="56D86482">
                      <wp:simplePos x="0" y="0"/>
                      <wp:positionH relativeFrom="margin">
                        <wp:posOffset>4396904</wp:posOffset>
                      </wp:positionH>
                      <wp:positionV relativeFrom="paragraph">
                        <wp:posOffset>219381</wp:posOffset>
                      </wp:positionV>
                      <wp:extent cx="1469158" cy="2255958"/>
                      <wp:effectExtent l="0" t="0" r="17145" b="11430"/>
                      <wp:wrapNone/>
                      <wp:docPr id="2136381860" name="Rectangle 1"/>
                      <wp:cNvGraphicFramePr/>
                      <a:graphic xmlns:a="http://schemas.openxmlformats.org/drawingml/2006/main">
                        <a:graphicData uri="http://schemas.microsoft.com/office/word/2010/wordprocessingShape">
                          <wps:wsp>
                            <wps:cNvSpPr/>
                            <wps:spPr>
                              <a:xfrm>
                                <a:off x="0" y="0"/>
                                <a:ext cx="1469158" cy="2255958"/>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w:pict>
                    <v:rect id="Rectangle 1" style="position:absolute;margin-left:346.2pt;margin-top:17.25pt;width:115.7pt;height:177.65pt;z-index:251658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red" strokeweight="1pt" w14:anchorId="199DE1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">
                      <w10:wrap anchorx="margin"/>
                    </v:rect>
                  </w:pict>
                </mc:Fallback>
              </mc:AlternateContent>
            </w:r>
            <w:r>
              <w:rPr>
                <w:noProof/>
              </w:rPr>
              <mc:AlternateContent>
                <mc:Choice Requires="wps">
                  <w:drawing>
                    <wp:anchor distT="0" distB="0" distL="114300" distR="114300" simplePos="0" relativeHeight="251658319" behindDoc="0" locked="0" layoutInCell="1" allowOverlap="1" wp14:anchorId="4694BD39" wp14:editId="532C000F">
                      <wp:simplePos x="0" y="0"/>
                      <wp:positionH relativeFrom="margin">
                        <wp:posOffset>3164827</wp:posOffset>
                      </wp:positionH>
                      <wp:positionV relativeFrom="paragraph">
                        <wp:posOffset>581245</wp:posOffset>
                      </wp:positionV>
                      <wp:extent cx="1138166" cy="1878525"/>
                      <wp:effectExtent l="0" t="0" r="24130" b="26670"/>
                      <wp:wrapNone/>
                      <wp:docPr id="213660805" name="Rectangle 1"/>
                      <wp:cNvGraphicFramePr/>
                      <a:graphic xmlns:a="http://schemas.openxmlformats.org/drawingml/2006/main">
                        <a:graphicData uri="http://schemas.microsoft.com/office/word/2010/wordprocessingShape">
                          <wps:wsp>
                            <wps:cNvSpPr/>
                            <wps:spPr>
                              <a:xfrm>
                                <a:off x="0" y="0"/>
                                <a:ext cx="1138166" cy="1878525"/>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w:pict>
                    <v:rect id="Rectangle 1" style="position:absolute;margin-left:249.2pt;margin-top:45.75pt;width:89.6pt;height:147.9pt;z-index:25165831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red" strokeweight="1pt" w14:anchorId="3452E0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">
                      <w10:wrap anchorx="margin"/>
                    </v:rect>
                  </w:pict>
                </mc:Fallback>
              </mc:AlternateContent>
            </w:r>
            <w:r>
              <w:rPr>
                <w:noProof/>
              </w:rPr>
              <mc:AlternateContent>
                <mc:Choice Requires="wps">
                  <w:drawing>
                    <wp:anchor distT="0" distB="0" distL="114300" distR="114300" simplePos="0" relativeHeight="251658318" behindDoc="0" locked="0" layoutInCell="1" allowOverlap="1" wp14:anchorId="5A0B1CCF" wp14:editId="775D1779">
                      <wp:simplePos x="0" y="0"/>
                      <wp:positionH relativeFrom="margin">
                        <wp:posOffset>2571304</wp:posOffset>
                      </wp:positionH>
                      <wp:positionV relativeFrom="paragraph">
                        <wp:posOffset>574851</wp:posOffset>
                      </wp:positionV>
                      <wp:extent cx="548640" cy="459145"/>
                      <wp:effectExtent l="0" t="0" r="22860" b="17145"/>
                      <wp:wrapNone/>
                      <wp:docPr id="1778126014" name="Rectangle 1"/>
                      <wp:cNvGraphicFramePr/>
                      <a:graphic xmlns:a="http://schemas.openxmlformats.org/drawingml/2006/main">
                        <a:graphicData uri="http://schemas.microsoft.com/office/word/2010/wordprocessingShape">
                          <wps:wsp>
                            <wps:cNvSpPr/>
                            <wps:spPr>
                              <a:xfrm>
                                <a:off x="0" y="0"/>
                                <a:ext cx="548640" cy="459145"/>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w:pict>
                    <v:rect id="Rectangle 1" style="position:absolute;margin-left:202.45pt;margin-top:45.25pt;width:43.2pt;height:36.15pt;z-index:25165831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red" strokeweight="1pt" w14:anchorId="09C944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">
                      <w10:wrap anchorx="margin"/>
                    </v:rect>
                  </w:pict>
                </mc:Fallback>
              </mc:AlternateContent>
            </w:r>
            <w:r>
              <w:rPr>
                <w:noProof/>
              </w:rPr>
              <mc:AlternateContent>
                <mc:Choice Requires="wps">
                  <w:drawing>
                    <wp:anchor distT="0" distB="0" distL="114300" distR="114300" simplePos="0" relativeHeight="251658317" behindDoc="0" locked="0" layoutInCell="1" allowOverlap="1" wp14:anchorId="495A7AD6" wp14:editId="2F274394">
                      <wp:simplePos x="0" y="0"/>
                      <wp:positionH relativeFrom="margin">
                        <wp:posOffset>2528502</wp:posOffset>
                      </wp:positionH>
                      <wp:positionV relativeFrom="paragraph">
                        <wp:posOffset>220764</wp:posOffset>
                      </wp:positionV>
                      <wp:extent cx="1789890" cy="2260708"/>
                      <wp:effectExtent l="0" t="0" r="20320" b="25400"/>
                      <wp:wrapNone/>
                      <wp:docPr id="469009006" name="Rectangle 1"/>
                      <wp:cNvGraphicFramePr/>
                      <a:graphic xmlns:a="http://schemas.openxmlformats.org/drawingml/2006/main">
                        <a:graphicData uri="http://schemas.microsoft.com/office/word/2010/wordprocessingShape">
                          <wps:wsp>
                            <wps:cNvSpPr/>
                            <wps:spPr>
                              <a:xfrm>
                                <a:off x="0" y="0"/>
                                <a:ext cx="1789890" cy="2260708"/>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w:pict>
                    <v:rect id="Rectangle 1" style="position:absolute;margin-left:199.1pt;margin-top:17.4pt;width:140.95pt;height:178pt;z-index:25165831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red" strokeweight="1pt" w14:anchorId="13420F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">
                      <w10:wrap anchorx="margin"/>
                    </v:rect>
                  </w:pict>
                </mc:Fallback>
              </mc:AlternateContent>
            </w:r>
            <w:r>
              <w:rPr>
                <w:noProof/>
              </w:rPr>
              <mc:AlternateContent>
                <mc:Choice Requires="wps">
                  <w:drawing>
                    <wp:anchor distT="0" distB="0" distL="114300" distR="114300" simplePos="0" relativeHeight="251658316" behindDoc="0" locked="0" layoutInCell="1" allowOverlap="1" wp14:anchorId="10584475" wp14:editId="2546FF1E">
                      <wp:simplePos x="0" y="0"/>
                      <wp:positionH relativeFrom="margin">
                        <wp:posOffset>1481806</wp:posOffset>
                      </wp:positionH>
                      <wp:positionV relativeFrom="paragraph">
                        <wp:posOffset>963957</wp:posOffset>
                      </wp:positionV>
                      <wp:extent cx="474710" cy="134783"/>
                      <wp:effectExtent l="0" t="0" r="20955" b="17780"/>
                      <wp:wrapNone/>
                      <wp:docPr id="959928870" name="Rectangle 1"/>
                      <wp:cNvGraphicFramePr/>
                      <a:graphic xmlns:a="http://schemas.openxmlformats.org/drawingml/2006/main">
                        <a:graphicData uri="http://schemas.microsoft.com/office/word/2010/wordprocessingShape">
                          <wps:wsp>
                            <wps:cNvSpPr/>
                            <wps:spPr>
                              <a:xfrm>
                                <a:off x="0" y="0"/>
                                <a:ext cx="474710" cy="134783"/>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w:pict>
                    <v:rect id="Rectangle 1" style="position:absolute;margin-left:116.7pt;margin-top:75.9pt;width:37.4pt;height:10.6pt;z-index:2516583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red" strokeweight="1pt" w14:anchorId="4D0171E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">
                      <w10:wrap anchorx="margin"/>
                    </v:rect>
                  </w:pict>
                </mc:Fallback>
              </mc:AlternateContent>
            </w:r>
            <w:r>
              <w:rPr>
                <w:noProof/>
              </w:rPr>
              <mc:AlternateContent>
                <mc:Choice Requires="wps">
                  <w:drawing>
                    <wp:anchor distT="0" distB="0" distL="114300" distR="114300" simplePos="0" relativeHeight="251658314" behindDoc="0" locked="0" layoutInCell="1" allowOverlap="1" wp14:anchorId="2FB5E7BC" wp14:editId="7087D5DC">
                      <wp:simplePos x="0" y="0"/>
                      <wp:positionH relativeFrom="margin">
                        <wp:posOffset>715267</wp:posOffset>
                      </wp:positionH>
                      <wp:positionV relativeFrom="paragraph">
                        <wp:posOffset>1026214</wp:posOffset>
                      </wp:positionV>
                      <wp:extent cx="70039" cy="292816"/>
                      <wp:effectExtent l="0" t="0" r="25400" b="12065"/>
                      <wp:wrapNone/>
                      <wp:docPr id="1999940857" name="Rectangle 1"/>
                      <wp:cNvGraphicFramePr/>
                      <a:graphic xmlns:a="http://schemas.openxmlformats.org/drawingml/2006/main">
                        <a:graphicData uri="http://schemas.microsoft.com/office/word/2010/wordprocessingShape">
                          <wps:wsp>
                            <wps:cNvSpPr/>
                            <wps:spPr>
                              <a:xfrm>
                                <a:off x="0" y="0"/>
                                <a:ext cx="70039" cy="292816"/>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w:pict>
                    <v:rect id="Rectangle 1" style="position:absolute;margin-left:56.3pt;margin-top:80.8pt;width:5.5pt;height:23.05pt;z-index:25165831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red" strokeweight="1pt" w14:anchorId="7E7C5F0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">
                      <w10:wrap anchorx="margin"/>
                    </v:rect>
                  </w:pict>
                </mc:Fallback>
              </mc:AlternateContent>
            </w:r>
            <w:r>
              <w:rPr>
                <w:noProof/>
              </w:rPr>
              <mc:AlternateContent>
                <mc:Choice Requires="wps">
                  <w:drawing>
                    <wp:anchor distT="0" distB="0" distL="114300" distR="114300" simplePos="0" relativeHeight="251658315" behindDoc="0" locked="0" layoutInCell="1" allowOverlap="1" wp14:anchorId="26244C77" wp14:editId="5996284D">
                      <wp:simplePos x="0" y="0"/>
                      <wp:positionH relativeFrom="margin">
                        <wp:posOffset>809047</wp:posOffset>
                      </wp:positionH>
                      <wp:positionV relativeFrom="paragraph">
                        <wp:posOffset>1029022</wp:posOffset>
                      </wp:positionV>
                      <wp:extent cx="457200" cy="289367"/>
                      <wp:effectExtent l="0" t="0" r="19050" b="15875"/>
                      <wp:wrapNone/>
                      <wp:docPr id="1387461642" name="Rectangle 1"/>
                      <wp:cNvGraphicFramePr/>
                      <a:graphic xmlns:a="http://schemas.openxmlformats.org/drawingml/2006/main">
                        <a:graphicData uri="http://schemas.microsoft.com/office/word/2010/wordprocessingShape">
                          <wps:wsp>
                            <wps:cNvSpPr/>
                            <wps:spPr>
                              <a:xfrm>
                                <a:off x="0" y="0"/>
                                <a:ext cx="457200" cy="289367"/>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w:pict>
                    <v:rect id="Rectangle 1" style="position:absolute;margin-left:63.7pt;margin-top:81.05pt;width:36pt;height:22.8pt;z-index:25165831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red" strokeweight="1pt" w14:anchorId="7C33FE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">
                      <w10:wrap anchorx="margin"/>
                    </v:rect>
                  </w:pict>
                </mc:Fallback>
              </mc:AlternateContent>
            </w:r>
            <w:r>
              <w:rPr>
                <w:noProof/>
              </w:rPr>
              <mc:AlternateContent>
                <mc:Choice Requires="wps">
                  <w:drawing>
                    <wp:anchor distT="0" distB="0" distL="114300" distR="114300" simplePos="0" relativeHeight="251658313" behindDoc="0" locked="0" layoutInCell="1" allowOverlap="1" wp14:anchorId="7094FF37" wp14:editId="1F0FDABE">
                      <wp:simplePos x="0" y="0"/>
                      <wp:positionH relativeFrom="margin">
                        <wp:posOffset>793043</wp:posOffset>
                      </wp:positionH>
                      <wp:positionV relativeFrom="paragraph">
                        <wp:posOffset>495935</wp:posOffset>
                      </wp:positionV>
                      <wp:extent cx="660400" cy="99896"/>
                      <wp:effectExtent l="0" t="0" r="25400" b="14605"/>
                      <wp:wrapNone/>
                      <wp:docPr id="1604619163" name="Rectangle 1"/>
                      <wp:cNvGraphicFramePr/>
                      <a:graphic xmlns:a="http://schemas.openxmlformats.org/drawingml/2006/main">
                        <a:graphicData uri="http://schemas.microsoft.com/office/word/2010/wordprocessingShape">
                          <wps:wsp>
                            <wps:cNvSpPr/>
                            <wps:spPr>
                              <a:xfrm>
                                <a:off x="0" y="0"/>
                                <a:ext cx="660400" cy="99896"/>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w:pict>
                    <v:rect id="Rectangle 1" style="position:absolute;margin-left:62.45pt;margin-top:39.05pt;width:52pt;height:7.85pt;z-index:25165831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red" strokeweight="1pt" w14:anchorId="1D291C4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">
                      <w10:wrap anchorx="margin"/>
                    </v:rect>
                  </w:pict>
                </mc:Fallback>
              </mc:AlternateContent>
            </w:r>
            <w:r w:rsidRPr="006D21C9">
              <w:rPr>
                <w:noProof/>
              </w:rPr>
              <w:drawing>
                <wp:inline distT="0" distB="0" distL="0" distR="0" wp14:anchorId="3E4764F2" wp14:editId="53F85B0D">
                  <wp:extent cx="5956935" cy="2492375"/>
                  <wp:effectExtent l="0" t="0" r="5715" b="3175"/>
                  <wp:docPr id="14428877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887782" name="Picture 1" descr="A screenshot of a computer&#10;&#10;AI-generated content may be incorrect."/>
                          <pic:cNvPicPr/>
                        </pic:nvPicPr>
                        <pic:blipFill>
                          <a:blip r:embed="rId21"/>
                          <a:stretch>
                            <a:fillRect/>
                          </a:stretch>
                        </pic:blipFill>
                        <pic:spPr>
                          <a:xfrm>
                            <a:off x="0" y="0"/>
                            <a:ext cx="5956935" cy="2492375"/>
                          </a:xfrm>
                          <a:prstGeom prst="rect">
                            <a:avLst/>
                          </a:prstGeom>
                        </pic:spPr>
                      </pic:pic>
                    </a:graphicData>
                  </a:graphic>
                </wp:inline>
              </w:drawing>
            </w:r>
          </w:p>
          <w:p w14:paraId="76CE1C7D" w14:textId="77777777" w:rsidR="001E25A9" w:rsidRDefault="001E25A9" w:rsidP="005D5241">
            <w:pPr>
              <w:pStyle w:val="Figures"/>
            </w:pPr>
          </w:p>
        </w:tc>
      </w:tr>
    </w:tbl>
    <w:p w14:paraId="712BC4F7" w14:textId="5EDE060E" w:rsidR="005E733C" w:rsidRPr="00C01057" w:rsidRDefault="005E733C" w:rsidP="00A30ECB">
      <w:pPr>
        <w:pStyle w:val="Heading2"/>
      </w:pPr>
      <w:bookmarkStart w:id="26" w:name="_Toc197744502"/>
      <w:r>
        <w:t>Macro</w:t>
      </w:r>
      <w:r w:rsidR="003F4044">
        <w:t>-</w:t>
      </w:r>
      <w:r>
        <w:t>fiscal section</w:t>
      </w:r>
      <w:bookmarkEnd w:id="26"/>
    </w:p>
    <w:p w14:paraId="3EC5D8A4" w14:textId="1EFD2A8D" w:rsidR="001C2509" w:rsidRDefault="0029027B" w:rsidP="00CD0A5E">
      <w:r w:rsidRPr="5B920272">
        <w:rPr>
          <w:b/>
          <w:bCs/>
        </w:rPr>
        <w:t xml:space="preserve">This section presents a series of </w:t>
      </w:r>
      <w:r w:rsidR="00406B4C" w:rsidRPr="5B920272">
        <w:rPr>
          <w:b/>
          <w:bCs/>
        </w:rPr>
        <w:t>charts</w:t>
      </w:r>
      <w:r w:rsidRPr="5B920272">
        <w:rPr>
          <w:b/>
          <w:bCs/>
        </w:rPr>
        <w:t xml:space="preserve"> and tables designed to evaluate key macro-fiscal trends and illustrate the role of fiscal policy in a state's development challenges</w:t>
      </w:r>
      <w:r>
        <w:t xml:space="preserve">. </w:t>
      </w:r>
      <w:r w:rsidR="00CD0A5E">
        <w:t xml:space="preserve">The Macro </w:t>
      </w:r>
      <w:r w:rsidR="005D42B0">
        <w:t>s</w:t>
      </w:r>
      <w:r w:rsidR="00CD0A5E">
        <w:t>ection includes various sheets summariz</w:t>
      </w:r>
      <w:r w:rsidR="00814233">
        <w:t>ing</w:t>
      </w:r>
      <w:r w:rsidR="00CD0A5E">
        <w:t xml:space="preserve"> key macro-fiscal indicators, drivers of fiscal balance, debt dynamics, and cyclically adjusted primary balances.</w:t>
      </w:r>
      <w:r w:rsidR="00EE5612">
        <w:t xml:space="preserve"> </w:t>
      </w:r>
      <w:r w:rsidR="00803335">
        <w:t xml:space="preserve">As </w:t>
      </w:r>
      <w:r w:rsidR="00725E86">
        <w:t>most</w:t>
      </w:r>
      <w:r w:rsidR="00803335">
        <w:t xml:space="preserve"> of th</w:t>
      </w:r>
      <w:r w:rsidR="00725E86">
        <w:t>ese</w:t>
      </w:r>
      <w:r w:rsidR="00803335">
        <w:t xml:space="preserve"> </w:t>
      </w:r>
      <w:r w:rsidR="008E4901">
        <w:t>visualization</w:t>
      </w:r>
      <w:r w:rsidR="00725E86">
        <w:t>s</w:t>
      </w:r>
      <w:r w:rsidR="00803335">
        <w:t xml:space="preserve"> </w:t>
      </w:r>
      <w:r w:rsidR="008E4901">
        <w:t xml:space="preserve">are in </w:t>
      </w:r>
      <w:r w:rsidR="00756A87">
        <w:t>very</w:t>
      </w:r>
      <w:r w:rsidR="008E4901">
        <w:t xml:space="preserve"> </w:t>
      </w:r>
      <w:r w:rsidR="00756A87">
        <w:t>standard</w:t>
      </w:r>
      <w:r w:rsidR="008E4901">
        <w:t xml:space="preserve"> </w:t>
      </w:r>
      <w:r w:rsidR="00756A87">
        <w:t>visualization modules,</w:t>
      </w:r>
      <w:r w:rsidR="004D6AA4">
        <w:t xml:space="preserve"> </w:t>
      </w:r>
      <w:r w:rsidR="00814233">
        <w:t>which</w:t>
      </w:r>
      <w:r w:rsidR="004D6AA4">
        <w:t xml:space="preserve"> do not merit additional </w:t>
      </w:r>
      <w:r w:rsidR="00725E86">
        <w:t>description, the</w:t>
      </w:r>
      <w:r w:rsidR="004D6AA4">
        <w:t xml:space="preserve"> following paragraphs will focus </w:t>
      </w:r>
      <w:r w:rsidR="38A13E36">
        <w:t>on</w:t>
      </w:r>
      <w:r w:rsidR="004D6AA4">
        <w:t xml:space="preserve"> describing some modules </w:t>
      </w:r>
      <w:r w:rsidR="00725E86">
        <w:t>that could</w:t>
      </w:r>
      <w:r w:rsidR="004D6AA4">
        <w:t xml:space="preserve"> be more difficult to understand.</w:t>
      </w:r>
    </w:p>
    <w:p w14:paraId="73C961FD" w14:textId="4ECD4157" w:rsidR="00003DAF" w:rsidRDefault="004D6AA4" w:rsidP="00003DAF">
      <w:r w:rsidRPr="0001332F">
        <w:rPr>
          <w:b/>
          <w:bCs/>
        </w:rPr>
        <w:t xml:space="preserve">The </w:t>
      </w:r>
      <w:r w:rsidR="008F0857" w:rsidRPr="0001332F">
        <w:rPr>
          <w:b/>
          <w:bCs/>
        </w:rPr>
        <w:t>table on key indicator</w:t>
      </w:r>
      <w:r w:rsidR="00302169">
        <w:rPr>
          <w:b/>
          <w:bCs/>
        </w:rPr>
        <w:t>s</w:t>
      </w:r>
      <w:r w:rsidR="008F0857" w:rsidRPr="0001332F">
        <w:rPr>
          <w:b/>
          <w:bCs/>
        </w:rPr>
        <w:t xml:space="preserve"> in </w:t>
      </w:r>
      <w:r w:rsidR="0012332A">
        <w:rPr>
          <w:b/>
          <w:bCs/>
        </w:rPr>
        <w:t>“</w:t>
      </w:r>
      <w:r w:rsidR="008F0857" w:rsidRPr="0001332F">
        <w:rPr>
          <w:b/>
          <w:bCs/>
        </w:rPr>
        <w:t>1_1</w:t>
      </w:r>
      <w:r w:rsidR="0012332A">
        <w:rPr>
          <w:b/>
          <w:bCs/>
        </w:rPr>
        <w:t>” sheet</w:t>
      </w:r>
      <w:r w:rsidR="008F0857" w:rsidRPr="0001332F">
        <w:rPr>
          <w:b/>
          <w:bCs/>
        </w:rPr>
        <w:t xml:space="preserve"> </w:t>
      </w:r>
      <w:r w:rsidR="00F16423" w:rsidRPr="00CE179B">
        <w:rPr>
          <w:b/>
          <w:bCs/>
        </w:rPr>
        <w:t>provide</w:t>
      </w:r>
      <w:r w:rsidR="00302169">
        <w:rPr>
          <w:b/>
          <w:bCs/>
        </w:rPr>
        <w:t>s</w:t>
      </w:r>
      <w:r w:rsidR="00F16423" w:rsidRPr="00CE179B">
        <w:rPr>
          <w:b/>
          <w:bCs/>
        </w:rPr>
        <w:t xml:space="preserve"> a comprehensive overview of essential macroeconomic </w:t>
      </w:r>
      <w:r w:rsidR="00897EAF">
        <w:rPr>
          <w:b/>
          <w:bCs/>
        </w:rPr>
        <w:t xml:space="preserve">trends </w:t>
      </w:r>
      <w:r w:rsidR="00F16423" w:rsidRPr="00CE179B">
        <w:rPr>
          <w:b/>
          <w:bCs/>
        </w:rPr>
        <w:t>for the states</w:t>
      </w:r>
      <w:r w:rsidR="003E42C5">
        <w:rPr>
          <w:b/>
          <w:bCs/>
        </w:rPr>
        <w:t xml:space="preserve"> to put the</w:t>
      </w:r>
      <w:r w:rsidR="00897EAF">
        <w:rPr>
          <w:b/>
          <w:bCs/>
        </w:rPr>
        <w:t>ir</w:t>
      </w:r>
      <w:r w:rsidR="003E42C5">
        <w:rPr>
          <w:b/>
          <w:bCs/>
        </w:rPr>
        <w:t xml:space="preserve"> fiscal situation </w:t>
      </w:r>
      <w:r w:rsidR="00E5092C">
        <w:rPr>
          <w:b/>
          <w:bCs/>
        </w:rPr>
        <w:t>i</w:t>
      </w:r>
      <w:r w:rsidR="003E42C5">
        <w:rPr>
          <w:b/>
          <w:bCs/>
        </w:rPr>
        <w:t>nto co</w:t>
      </w:r>
      <w:r w:rsidR="00E5092C">
        <w:rPr>
          <w:b/>
          <w:bCs/>
        </w:rPr>
        <w:t>n</w:t>
      </w:r>
      <w:r w:rsidR="003E42C5">
        <w:rPr>
          <w:b/>
          <w:bCs/>
        </w:rPr>
        <w:t>text</w:t>
      </w:r>
      <w:r w:rsidR="00F871EE">
        <w:rPr>
          <w:b/>
          <w:bCs/>
        </w:rPr>
        <w:t xml:space="preserve"> </w:t>
      </w:r>
      <w:r w:rsidR="00F871EE" w:rsidRPr="00F871EE">
        <w:t>(</w:t>
      </w:r>
      <w:r w:rsidR="00F871EE">
        <w:fldChar w:fldCharType="begin"/>
      </w:r>
      <w:r w:rsidR="00F871EE">
        <w:instrText xml:space="preserve"> REF _Ref197743829 \h </w:instrText>
      </w:r>
      <w:r w:rsidR="00F871EE">
        <w:fldChar w:fldCharType="separate"/>
      </w:r>
      <w:r w:rsidR="00F871EE">
        <w:t xml:space="preserve">Figure </w:t>
      </w:r>
      <w:r w:rsidR="00F871EE">
        <w:rPr>
          <w:noProof/>
        </w:rPr>
        <w:t>8</w:t>
      </w:r>
      <w:r w:rsidR="00F871EE">
        <w:fldChar w:fldCharType="end"/>
      </w:r>
      <w:r w:rsidR="00F871EE" w:rsidRPr="00F871EE">
        <w:t>)</w:t>
      </w:r>
      <w:r w:rsidR="00F16423" w:rsidRPr="00C01057">
        <w:t xml:space="preserve">. This sheet </w:t>
      </w:r>
      <w:r w:rsidR="0001332F">
        <w:t xml:space="preserve">has a table </w:t>
      </w:r>
      <w:r w:rsidR="00F16423" w:rsidRPr="00C01057">
        <w:t xml:space="preserve">that shows the evolution of </w:t>
      </w:r>
      <w:r w:rsidR="0001332F">
        <w:t>selected macroeconomic variables</w:t>
      </w:r>
      <w:r w:rsidR="007B37F8">
        <w:t xml:space="preserve"> [1]</w:t>
      </w:r>
      <w:r w:rsidR="0001332F">
        <w:t xml:space="preserve"> and </w:t>
      </w:r>
      <w:r w:rsidR="000535E1">
        <w:t>compares</w:t>
      </w:r>
      <w:r w:rsidR="0001332F">
        <w:t xml:space="preserve"> </w:t>
      </w:r>
      <w:r w:rsidR="00A30ECB">
        <w:t xml:space="preserve">the </w:t>
      </w:r>
      <w:r w:rsidR="0001332F">
        <w:t>sta</w:t>
      </w:r>
      <w:r w:rsidR="00A6057A">
        <w:t>t</w:t>
      </w:r>
      <w:r w:rsidR="0001332F">
        <w:t>e of interest with the</w:t>
      </w:r>
      <w:r w:rsidR="007E459B">
        <w:t xml:space="preserve"> average of all the comparison groups</w:t>
      </w:r>
      <w:r w:rsidR="007B37F8">
        <w:t xml:space="preserve"> [2]</w:t>
      </w:r>
      <w:r w:rsidR="007E459B">
        <w:t>.</w:t>
      </w:r>
      <w:r w:rsidR="00026103">
        <w:t xml:space="preserve"> </w:t>
      </w:r>
      <w:r w:rsidR="00725E86">
        <w:t xml:space="preserve">As in any other standard visualization, users can </w:t>
      </w:r>
      <w:r w:rsidR="00127219">
        <w:t>use</w:t>
      </w:r>
      <w:r w:rsidR="00577EB1">
        <w:t xml:space="preserve"> the </w:t>
      </w:r>
      <w:r w:rsidR="00FA76CA">
        <w:t>drop-down</w:t>
      </w:r>
      <w:r w:rsidR="00577EB1">
        <w:t xml:space="preserve"> list boxe</w:t>
      </w:r>
      <w:r w:rsidR="006E7143">
        <w:t>s</w:t>
      </w:r>
      <w:r w:rsidR="00577EB1">
        <w:t xml:space="preserve"> (dark orange cells)</w:t>
      </w:r>
      <w:r w:rsidR="00625E64">
        <w:t xml:space="preserve"> to define the initial and final year of the period and the time aggregation protocol </w:t>
      </w:r>
      <w:r w:rsidR="00127219">
        <w:t>(period average and last available period)</w:t>
      </w:r>
      <w:r w:rsidR="000535E1">
        <w:t xml:space="preserve"> [3]</w:t>
      </w:r>
      <w:r w:rsidR="00127219">
        <w:t xml:space="preserve">. </w:t>
      </w:r>
      <w:r w:rsidR="00003DAF">
        <w:t xml:space="preserve">Note that the end year </w:t>
      </w:r>
      <w:r w:rsidR="00D866A8">
        <w:t>not only define</w:t>
      </w:r>
      <w:r w:rsidR="00F80D08">
        <w:t>s</w:t>
      </w:r>
      <w:r w:rsidR="00D866A8">
        <w:t xml:space="preserve"> the </w:t>
      </w:r>
      <w:r w:rsidR="0068698C">
        <w:t xml:space="preserve">last year included in the averages </w:t>
      </w:r>
      <w:r w:rsidR="00D866A8">
        <w:t xml:space="preserve">of comparison figures but also </w:t>
      </w:r>
      <w:r w:rsidR="00003DAF" w:rsidRPr="00003DAF">
        <w:t xml:space="preserve">determines the end </w:t>
      </w:r>
      <w:r w:rsidR="00B41C8F">
        <w:t xml:space="preserve">year </w:t>
      </w:r>
      <w:r w:rsidR="00E5092C">
        <w:t>of the time series</w:t>
      </w:r>
      <w:r w:rsidR="00003DAF">
        <w:t xml:space="preserve">. </w:t>
      </w:r>
    </w:p>
    <w:p w14:paraId="2FA9A26B" w14:textId="634068EA" w:rsidR="00803335" w:rsidRDefault="00856E1C" w:rsidP="00A70B53">
      <w:r w:rsidRPr="00CE179B">
        <w:rPr>
          <w:b/>
          <w:bCs/>
        </w:rPr>
        <w:t xml:space="preserve">The table and chart sheet </w:t>
      </w:r>
      <w:r w:rsidR="00D81D5D">
        <w:rPr>
          <w:b/>
          <w:bCs/>
        </w:rPr>
        <w:t>“</w:t>
      </w:r>
      <w:r w:rsidRPr="00CE179B">
        <w:rPr>
          <w:b/>
          <w:bCs/>
        </w:rPr>
        <w:t>1_</w:t>
      </w:r>
      <w:r w:rsidR="009B5A86" w:rsidRPr="00FA638F">
        <w:rPr>
          <w:b/>
          <w:bCs/>
        </w:rPr>
        <w:t>3</w:t>
      </w:r>
      <w:r w:rsidR="00D81D5D">
        <w:rPr>
          <w:b/>
          <w:bCs/>
        </w:rPr>
        <w:t>”</w:t>
      </w:r>
      <w:r w:rsidRPr="00CE179B">
        <w:rPr>
          <w:b/>
          <w:bCs/>
        </w:rPr>
        <w:t xml:space="preserve"> allow user</w:t>
      </w:r>
      <w:r w:rsidR="00661B56">
        <w:rPr>
          <w:b/>
          <w:bCs/>
        </w:rPr>
        <w:t>s</w:t>
      </w:r>
      <w:r w:rsidRPr="00CE179B">
        <w:rPr>
          <w:b/>
          <w:bCs/>
        </w:rPr>
        <w:t xml:space="preserve"> to</w:t>
      </w:r>
      <w:r w:rsidR="00FA638F" w:rsidRPr="00FA638F">
        <w:rPr>
          <w:b/>
          <w:bCs/>
        </w:rPr>
        <w:t xml:space="preserve"> evaluate </w:t>
      </w:r>
      <w:r w:rsidR="00A6057A" w:rsidRPr="00FA638F">
        <w:rPr>
          <w:b/>
          <w:bCs/>
        </w:rPr>
        <w:t xml:space="preserve">the </w:t>
      </w:r>
      <w:r w:rsidR="00A6057A" w:rsidRPr="00CE179B">
        <w:rPr>
          <w:b/>
          <w:bCs/>
        </w:rPr>
        <w:t>impact</w:t>
      </w:r>
      <w:r w:rsidR="00FA638F" w:rsidRPr="00CE179B">
        <w:rPr>
          <w:b/>
          <w:bCs/>
        </w:rPr>
        <w:t xml:space="preserve"> of primary deficits, economic growth, and interest rates on the liabilities to GDP ratio</w:t>
      </w:r>
      <w:r w:rsidR="00E416A9">
        <w:rPr>
          <w:b/>
          <w:bCs/>
        </w:rPr>
        <w:t xml:space="preserve"> </w:t>
      </w:r>
      <w:r w:rsidR="00E416A9" w:rsidRPr="00CE179B">
        <w:rPr>
          <w:b/>
          <w:bCs/>
        </w:rPr>
        <w:t>dynamics</w:t>
      </w:r>
      <w:r w:rsidR="00FA638F">
        <w:t>.</w:t>
      </w:r>
      <w:r w:rsidR="00FA638F">
        <w:rPr>
          <w:rStyle w:val="FootnoteReference"/>
        </w:rPr>
        <w:footnoteReference w:id="8"/>
      </w:r>
      <w:r w:rsidR="00C5470C" w:rsidRPr="00CE179B">
        <w:rPr>
          <w:vertAlign w:val="superscript"/>
        </w:rPr>
        <w:t xml:space="preserve">, </w:t>
      </w:r>
      <w:r w:rsidR="00C5470C">
        <w:rPr>
          <w:rStyle w:val="FootnoteReference"/>
        </w:rPr>
        <w:footnoteReference w:id="9"/>
      </w:r>
      <w:r w:rsidR="00FA638F">
        <w:t xml:space="preserve"> Despite its </w:t>
      </w:r>
      <w:r w:rsidR="003B02ED">
        <w:t>apparent</w:t>
      </w:r>
      <w:r w:rsidR="00FA638F">
        <w:t xml:space="preserve"> complexity, the </w:t>
      </w:r>
      <w:r w:rsidR="003B02ED">
        <w:t>visualization</w:t>
      </w:r>
      <w:r w:rsidR="00FA638F">
        <w:t xml:space="preserve"> </w:t>
      </w:r>
      <w:r w:rsidR="003B02ED">
        <w:t>module</w:t>
      </w:r>
      <w:r w:rsidR="00FA638F">
        <w:t xml:space="preserve"> only</w:t>
      </w:r>
      <w:r w:rsidR="003B02ED">
        <w:t xml:space="preserve"> </w:t>
      </w:r>
      <w:r w:rsidR="0039667B">
        <w:t>requires</w:t>
      </w:r>
      <w:r w:rsidR="00FA638F">
        <w:t xml:space="preserve"> </w:t>
      </w:r>
      <w:r w:rsidR="00A6057A">
        <w:t>users</w:t>
      </w:r>
      <w:r w:rsidR="00FA638F">
        <w:t xml:space="preserve"> </w:t>
      </w:r>
      <w:r w:rsidR="003B02ED">
        <w:t xml:space="preserve">to define </w:t>
      </w:r>
      <w:r w:rsidR="0039667B">
        <w:t xml:space="preserve">the final field in the unique </w:t>
      </w:r>
      <w:r w:rsidR="00BB347E">
        <w:t xml:space="preserve">drop-down </w:t>
      </w:r>
      <w:r w:rsidR="0039667B">
        <w:t xml:space="preserve">list box in the parameter box. The </w:t>
      </w:r>
      <w:r w:rsidR="002C5176">
        <w:t>calculations</w:t>
      </w:r>
      <w:r w:rsidR="0039667B">
        <w:t xml:space="preserve"> carried out in this sheet </w:t>
      </w:r>
      <w:r w:rsidR="002C5176">
        <w:t>are</w:t>
      </w:r>
      <w:r w:rsidR="0039667B">
        <w:t xml:space="preserve"> based on the </w:t>
      </w:r>
      <w:r w:rsidR="00EB18D5">
        <w:t>debt dynamic</w:t>
      </w:r>
      <w:r w:rsidR="000A48BC">
        <w:t>s</w:t>
      </w:r>
      <w:r w:rsidR="00EB18D5">
        <w:t xml:space="preserve"> </w:t>
      </w:r>
      <w:r w:rsidR="002C5176">
        <w:t xml:space="preserve">decomposition </w:t>
      </w:r>
      <w:r w:rsidR="00375B32">
        <w:t>conducted</w:t>
      </w:r>
      <w:r w:rsidR="00EB18D5">
        <w:t xml:space="preserve"> in the World Bank and </w:t>
      </w:r>
      <w:r w:rsidR="00E416A9">
        <w:t>the I</w:t>
      </w:r>
      <w:r w:rsidR="00EB18D5">
        <w:t>nternational Monetary Fund</w:t>
      </w:r>
      <w:r w:rsidR="00071C4E">
        <w:t>.</w:t>
      </w:r>
    </w:p>
    <w:tbl>
      <w:tblPr>
        <w:tblStyle w:val="TableGrid"/>
        <w:tblpPr w:leftFromText="180" w:rightFromText="180" w:vertAnchor="text" w:tblpXSpec="right" w:tblpY="1"/>
        <w:tblOverlap w:val="never"/>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1E25A9" w14:paraId="117B029E" w14:textId="77777777" w:rsidTr="005D5241">
        <w:trPr>
          <w:jc w:val="right"/>
        </w:trPr>
        <w:tc>
          <w:tcPr>
            <w:tcW w:w="9360" w:type="dxa"/>
          </w:tcPr>
          <w:p w14:paraId="18D3D40F" w14:textId="77777777" w:rsidR="001E25A9" w:rsidRPr="00A15E9B" w:rsidRDefault="001E25A9" w:rsidP="005D5241">
            <w:pPr>
              <w:pStyle w:val="Caption"/>
              <w:keepNext/>
              <w:rPr>
                <w:bCs/>
              </w:rPr>
            </w:pPr>
            <w:bookmarkStart w:id="27" w:name="_Ref197743829"/>
            <w:bookmarkStart w:id="28" w:name="_Toc197744482"/>
            <w:r>
              <w:t xml:space="preserve">Figure </w:t>
            </w:r>
            <w:r>
              <w:fldChar w:fldCharType="begin"/>
            </w:r>
            <w:r>
              <w:instrText xml:space="preserve"> SEQ Figure \* ARABIC </w:instrText>
            </w:r>
            <w:r>
              <w:fldChar w:fldCharType="separate"/>
            </w:r>
            <w:r>
              <w:rPr>
                <w:noProof/>
              </w:rPr>
              <w:t>8</w:t>
            </w:r>
            <w:r>
              <w:fldChar w:fldCharType="end"/>
            </w:r>
            <w:bookmarkEnd w:id="27"/>
            <w:r>
              <w:t xml:space="preserve">. </w:t>
            </w:r>
            <w:r>
              <w:rPr>
                <w:bCs/>
              </w:rPr>
              <w:t>Selection of the state of interest and the comparison groups</w:t>
            </w:r>
            <w:bookmarkEnd w:id="28"/>
          </w:p>
        </w:tc>
      </w:tr>
      <w:tr w:rsidR="001E25A9" w14:paraId="6668ECE6" w14:textId="77777777" w:rsidTr="005D5241">
        <w:trPr>
          <w:trHeight w:val="5505"/>
          <w:jc w:val="right"/>
        </w:trPr>
        <w:tc>
          <w:tcPr>
            <w:tcW w:w="9360" w:type="dxa"/>
          </w:tcPr>
          <w:p w14:paraId="37201F98" w14:textId="77777777" w:rsidR="001E25A9" w:rsidRDefault="001E25A9" w:rsidP="005D5241">
            <w:pPr>
              <w:pStyle w:val="Figures"/>
            </w:pPr>
            <w:r>
              <w:rPr>
                <w:noProof/>
              </w:rPr>
              <mc:AlternateContent>
                <mc:Choice Requires="wps">
                  <w:drawing>
                    <wp:anchor distT="0" distB="0" distL="114300" distR="114300" simplePos="0" relativeHeight="251658334" behindDoc="0" locked="0" layoutInCell="1" allowOverlap="1" wp14:anchorId="625515DC" wp14:editId="75347EBF">
                      <wp:simplePos x="0" y="0"/>
                      <wp:positionH relativeFrom="column">
                        <wp:posOffset>4113685</wp:posOffset>
                      </wp:positionH>
                      <wp:positionV relativeFrom="paragraph">
                        <wp:posOffset>3183822</wp:posOffset>
                      </wp:positionV>
                      <wp:extent cx="182880" cy="182880"/>
                      <wp:effectExtent l="0" t="0" r="7620" b="7620"/>
                      <wp:wrapNone/>
                      <wp:docPr id="1885610291" name="Oval 1"/>
                      <wp:cNvGraphicFramePr/>
                      <a:graphic xmlns:a="http://schemas.openxmlformats.org/drawingml/2006/main">
                        <a:graphicData uri="http://schemas.microsoft.com/office/word/2010/wordprocessingShape">
                          <wps:wsp>
                            <wps:cNvSpPr/>
                            <wps:spPr>
                              <a:xfrm>
                                <a:off x="0" y="0"/>
                                <a:ext cx="182880" cy="182880"/>
                              </a:xfrm>
                              <a:prstGeom prst="ellipse">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991151E" w14:textId="77777777" w:rsidR="001E25A9" w:rsidRPr="003C11F7" w:rsidRDefault="001E25A9" w:rsidP="001E25A9">
                                  <w:pPr>
                                    <w:spacing w:before="0" w:after="0"/>
                                    <w:jc w:val="center"/>
                                    <w:rPr>
                                      <w:sz w:val="16"/>
                                      <w:szCs w:val="16"/>
                                    </w:rPr>
                                  </w:pPr>
                                  <w:r>
                                    <w:rPr>
                                      <w:sz w:val="16"/>
                                      <w:szCs w:val="16"/>
                                    </w:rPr>
                                    <w:t>3</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w:pict>
                    <v:oval id="_x0000_s1100" style="position:absolute;left:0;text-align:left;margin-left:323.9pt;margin-top:250.7pt;width:14.4pt;height:14.4pt;z-index:25165833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red" stroked="f" strokeweight="1pt" w14:anchorId="625515D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">
                      <v:stroke joinstyle="miter"/>
                      <v:textbox inset="0,0,0,0">
                        <w:txbxContent>
                          <w:p w:rsidRPr="003C11F7" w:rsidR="001E25A9" w:rsidP="001E25A9" w:rsidRDefault="001E25A9" w14:paraId="0991151E" w14:textId="77777777">
                            <w:pPr>
                              <w:spacing w:before="0" w:after="0"/>
                              <w:jc w:val="center"/>
                              <w:rPr>
                                <w:sz w:val="16"/>
                                <w:szCs w:val="16"/>
                              </w:rPr>
                            </w:pPr>
                            <w:r>
                              <w:rPr>
                                <w:sz w:val="16"/>
                                <w:szCs w:val="16"/>
                              </w:rPr>
                              <w:t>3</w:t>
                            </w:r>
                          </w:p>
                        </w:txbxContent>
                      </v:textbox>
                    </v:oval>
                  </w:pict>
                </mc:Fallback>
              </mc:AlternateContent>
            </w:r>
            <w:r>
              <w:rPr>
                <w:noProof/>
              </w:rPr>
              <mc:AlternateContent>
                <mc:Choice Requires="wps">
                  <w:drawing>
                    <wp:anchor distT="0" distB="0" distL="114300" distR="114300" simplePos="0" relativeHeight="251658333" behindDoc="0" locked="0" layoutInCell="1" allowOverlap="1" wp14:anchorId="79EF5FD1" wp14:editId="6F3BCDA2">
                      <wp:simplePos x="0" y="0"/>
                      <wp:positionH relativeFrom="column">
                        <wp:posOffset>4591853</wp:posOffset>
                      </wp:positionH>
                      <wp:positionV relativeFrom="paragraph">
                        <wp:posOffset>152945</wp:posOffset>
                      </wp:positionV>
                      <wp:extent cx="182880" cy="182880"/>
                      <wp:effectExtent l="0" t="0" r="7620" b="7620"/>
                      <wp:wrapNone/>
                      <wp:docPr id="1848458894" name="Oval 1"/>
                      <wp:cNvGraphicFramePr/>
                      <a:graphic xmlns:a="http://schemas.openxmlformats.org/drawingml/2006/main">
                        <a:graphicData uri="http://schemas.microsoft.com/office/word/2010/wordprocessingShape">
                          <wps:wsp>
                            <wps:cNvSpPr/>
                            <wps:spPr>
                              <a:xfrm>
                                <a:off x="0" y="0"/>
                                <a:ext cx="182880" cy="182880"/>
                              </a:xfrm>
                              <a:prstGeom prst="ellipse">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DE3E762" w14:textId="77777777" w:rsidR="001E25A9" w:rsidRPr="003C11F7" w:rsidRDefault="001E25A9" w:rsidP="001E25A9">
                                  <w:pPr>
                                    <w:spacing w:before="0" w:after="0"/>
                                    <w:jc w:val="center"/>
                                    <w:rPr>
                                      <w:sz w:val="16"/>
                                      <w:szCs w:val="16"/>
                                    </w:rPr>
                                  </w:pPr>
                                  <w:r>
                                    <w:rPr>
                                      <w:sz w:val="16"/>
                                      <w:szCs w:val="16"/>
                                    </w:rPr>
                                    <w:t>2</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w:pict>
                    <v:oval id="_x0000_s1101" style="position:absolute;left:0;text-align:left;margin-left:361.55pt;margin-top:12.05pt;width:14.4pt;height:14.4pt;z-index:25165833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red" stroked="f" strokeweight="1pt" w14:anchorId="79EF5FD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">
                      <v:stroke joinstyle="miter"/>
                      <v:textbox inset="0,0,0,0">
                        <w:txbxContent>
                          <w:p w:rsidRPr="003C11F7" w:rsidR="001E25A9" w:rsidP="001E25A9" w:rsidRDefault="001E25A9" w14:paraId="1DE3E762" w14:textId="77777777">
                            <w:pPr>
                              <w:spacing w:before="0" w:after="0"/>
                              <w:jc w:val="center"/>
                              <w:rPr>
                                <w:sz w:val="16"/>
                                <w:szCs w:val="16"/>
                              </w:rPr>
                            </w:pPr>
                            <w:r>
                              <w:rPr>
                                <w:sz w:val="16"/>
                                <w:szCs w:val="16"/>
                              </w:rPr>
                              <w:t>2</w:t>
                            </w:r>
                          </w:p>
                        </w:txbxContent>
                      </v:textbox>
                    </v:oval>
                  </w:pict>
                </mc:Fallback>
              </mc:AlternateContent>
            </w:r>
            <w:r>
              <w:rPr>
                <w:noProof/>
              </w:rPr>
              <mc:AlternateContent>
                <mc:Choice Requires="wps">
                  <w:drawing>
                    <wp:anchor distT="0" distB="0" distL="114300" distR="114300" simplePos="0" relativeHeight="251658332" behindDoc="0" locked="0" layoutInCell="1" allowOverlap="1" wp14:anchorId="644CB1AA" wp14:editId="6D48C3A9">
                      <wp:simplePos x="0" y="0"/>
                      <wp:positionH relativeFrom="column">
                        <wp:posOffset>1649140</wp:posOffset>
                      </wp:positionH>
                      <wp:positionV relativeFrom="paragraph">
                        <wp:posOffset>574965</wp:posOffset>
                      </wp:positionV>
                      <wp:extent cx="182880" cy="182880"/>
                      <wp:effectExtent l="0" t="0" r="7620" b="7620"/>
                      <wp:wrapNone/>
                      <wp:docPr id="1935965083" name="Oval 1"/>
                      <wp:cNvGraphicFramePr/>
                      <a:graphic xmlns:a="http://schemas.openxmlformats.org/drawingml/2006/main">
                        <a:graphicData uri="http://schemas.microsoft.com/office/word/2010/wordprocessingShape">
                          <wps:wsp>
                            <wps:cNvSpPr/>
                            <wps:spPr>
                              <a:xfrm>
                                <a:off x="0" y="0"/>
                                <a:ext cx="182880" cy="182880"/>
                              </a:xfrm>
                              <a:prstGeom prst="ellipse">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B305904" w14:textId="77777777" w:rsidR="001E25A9" w:rsidRPr="003C11F7" w:rsidRDefault="001E25A9" w:rsidP="001E25A9">
                                  <w:pPr>
                                    <w:spacing w:before="0" w:after="0"/>
                                    <w:jc w:val="center"/>
                                    <w:rPr>
                                      <w:sz w:val="16"/>
                                      <w:szCs w:val="16"/>
                                    </w:rPr>
                                  </w:pPr>
                                  <w:r>
                                    <w:rPr>
                                      <w:sz w:val="16"/>
                                      <w:szCs w:val="16"/>
                                    </w:rPr>
                                    <w:t>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w:pict>
                    <v:oval id="_x0000_s1102" style="position:absolute;left:0;text-align:left;margin-left:129.85pt;margin-top:45.25pt;width:14.4pt;height:14.4pt;z-index:2516583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red" stroked="f" strokeweight="1pt" w14:anchorId="644CB1A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">
                      <v:stroke joinstyle="miter"/>
                      <v:textbox inset="0,0,0,0">
                        <w:txbxContent>
                          <w:p w:rsidRPr="003C11F7" w:rsidR="001E25A9" w:rsidP="001E25A9" w:rsidRDefault="001E25A9" w14:paraId="4B305904" w14:textId="77777777">
                            <w:pPr>
                              <w:spacing w:before="0" w:after="0"/>
                              <w:jc w:val="center"/>
                              <w:rPr>
                                <w:sz w:val="16"/>
                                <w:szCs w:val="16"/>
                              </w:rPr>
                            </w:pPr>
                            <w:r>
                              <w:rPr>
                                <w:sz w:val="16"/>
                                <w:szCs w:val="16"/>
                              </w:rPr>
                              <w:t>1</w:t>
                            </w:r>
                          </w:p>
                        </w:txbxContent>
                      </v:textbox>
                    </v:oval>
                  </w:pict>
                </mc:Fallback>
              </mc:AlternateContent>
            </w:r>
            <w:r>
              <w:rPr>
                <w:noProof/>
              </w:rPr>
              <mc:AlternateContent>
                <mc:Choice Requires="wps">
                  <w:drawing>
                    <wp:anchor distT="0" distB="0" distL="114300" distR="114300" simplePos="0" relativeHeight="251658331" behindDoc="0" locked="0" layoutInCell="1" allowOverlap="1" wp14:anchorId="1B8722BB" wp14:editId="2A4C2EFC">
                      <wp:simplePos x="0" y="0"/>
                      <wp:positionH relativeFrom="margin">
                        <wp:posOffset>1885785</wp:posOffset>
                      </wp:positionH>
                      <wp:positionV relativeFrom="paragraph">
                        <wp:posOffset>3281332</wp:posOffset>
                      </wp:positionV>
                      <wp:extent cx="2330095" cy="199590"/>
                      <wp:effectExtent l="0" t="0" r="13335" b="10160"/>
                      <wp:wrapNone/>
                      <wp:docPr id="333119399" name="Rectangle 1"/>
                      <wp:cNvGraphicFramePr/>
                      <a:graphic xmlns:a="http://schemas.openxmlformats.org/drawingml/2006/main">
                        <a:graphicData uri="http://schemas.microsoft.com/office/word/2010/wordprocessingShape">
                          <wps:wsp>
                            <wps:cNvSpPr/>
                            <wps:spPr>
                              <a:xfrm>
                                <a:off x="0" y="0"/>
                                <a:ext cx="2330095" cy="19959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w:pict>
                    <v:rect id="Rectangle 1" style="position:absolute;margin-left:148.5pt;margin-top:258.35pt;width:183.45pt;height:15.7pt;z-index:25165833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red" strokeweight="1pt" w14:anchorId="714945F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">
                      <w10:wrap anchorx="margin"/>
                    </v:rect>
                  </w:pict>
                </mc:Fallback>
              </mc:AlternateContent>
            </w:r>
            <w:r>
              <w:rPr>
                <w:noProof/>
              </w:rPr>
              <mc:AlternateContent>
                <mc:Choice Requires="wps">
                  <w:drawing>
                    <wp:anchor distT="0" distB="0" distL="114300" distR="114300" simplePos="0" relativeHeight="251658330" behindDoc="0" locked="0" layoutInCell="1" allowOverlap="1" wp14:anchorId="47B34539" wp14:editId="43738714">
                      <wp:simplePos x="0" y="0"/>
                      <wp:positionH relativeFrom="margin">
                        <wp:posOffset>4693968</wp:posOffset>
                      </wp:positionH>
                      <wp:positionV relativeFrom="paragraph">
                        <wp:posOffset>97178</wp:posOffset>
                      </wp:positionV>
                      <wp:extent cx="1058290" cy="2784481"/>
                      <wp:effectExtent l="0" t="0" r="27940" b="15875"/>
                      <wp:wrapNone/>
                      <wp:docPr id="878819254" name="Rectangle 1"/>
                      <wp:cNvGraphicFramePr/>
                      <a:graphic xmlns:a="http://schemas.openxmlformats.org/drawingml/2006/main">
                        <a:graphicData uri="http://schemas.microsoft.com/office/word/2010/wordprocessingShape">
                          <wps:wsp>
                            <wps:cNvSpPr/>
                            <wps:spPr>
                              <a:xfrm>
                                <a:off x="0" y="0"/>
                                <a:ext cx="1058290" cy="2784481"/>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w:pict>
                    <v:rect id="Rectangle 1" style="position:absolute;margin-left:369.6pt;margin-top:7.65pt;width:83.35pt;height:219.25pt;z-index:25165833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red" strokeweight="1pt" w14:anchorId="31702A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">
                      <w10:wrap anchorx="margin"/>
                    </v:rect>
                  </w:pict>
                </mc:Fallback>
              </mc:AlternateContent>
            </w:r>
            <w:r>
              <w:rPr>
                <w:noProof/>
              </w:rPr>
              <mc:AlternateContent>
                <mc:Choice Requires="wps">
                  <w:drawing>
                    <wp:anchor distT="0" distB="0" distL="114300" distR="114300" simplePos="0" relativeHeight="251658329" behindDoc="0" locked="0" layoutInCell="1" allowOverlap="1" wp14:anchorId="4211EF45" wp14:editId="4514FE36">
                      <wp:simplePos x="0" y="0"/>
                      <wp:positionH relativeFrom="margin">
                        <wp:posOffset>1751179</wp:posOffset>
                      </wp:positionH>
                      <wp:positionV relativeFrom="paragraph">
                        <wp:posOffset>487074</wp:posOffset>
                      </wp:positionV>
                      <wp:extent cx="2682858" cy="2395078"/>
                      <wp:effectExtent l="0" t="0" r="22860" b="24765"/>
                      <wp:wrapNone/>
                      <wp:docPr id="778730526" name="Rectangle 1"/>
                      <wp:cNvGraphicFramePr/>
                      <a:graphic xmlns:a="http://schemas.openxmlformats.org/drawingml/2006/main">
                        <a:graphicData uri="http://schemas.microsoft.com/office/word/2010/wordprocessingShape">
                          <wps:wsp>
                            <wps:cNvSpPr/>
                            <wps:spPr>
                              <a:xfrm>
                                <a:off x="0" y="0"/>
                                <a:ext cx="2682858" cy="2395078"/>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w:pict>
                    <v:rect id="Rectangle 1" style="position:absolute;margin-left:137.9pt;margin-top:38.35pt;width:211.25pt;height:188.6pt;z-index:25165832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red" strokeweight="1pt" w14:anchorId="7602A0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">
                      <w10:wrap anchorx="margin"/>
                    </v:rect>
                  </w:pict>
                </mc:Fallback>
              </mc:AlternateContent>
            </w:r>
            <w:r w:rsidRPr="001316D8">
              <w:rPr>
                <w:noProof/>
              </w:rPr>
              <w:drawing>
                <wp:inline distT="0" distB="0" distL="0" distR="0" wp14:anchorId="516936C8" wp14:editId="4C677657">
                  <wp:extent cx="5755005" cy="3541560"/>
                  <wp:effectExtent l="0" t="0" r="0" b="1905"/>
                  <wp:docPr id="18930455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045511" name="Picture 1" descr="A screenshot of a computer&#10;&#10;AI-generated content may be incorrect."/>
                          <pic:cNvPicPr/>
                        </pic:nvPicPr>
                        <pic:blipFill rotWithShape="1">
                          <a:blip r:embed="rId22"/>
                          <a:srcRect b="19756"/>
                          <a:stretch/>
                        </pic:blipFill>
                        <pic:spPr bwMode="auto">
                          <a:xfrm>
                            <a:off x="0" y="0"/>
                            <a:ext cx="5777842" cy="3555614"/>
                          </a:xfrm>
                          <a:prstGeom prst="rect">
                            <a:avLst/>
                          </a:prstGeom>
                          <a:ln>
                            <a:noFill/>
                          </a:ln>
                          <a:extLst>
                            <a:ext uri="{53640926-AAD7-44D8-BBD7-CCE9431645EC}">
                              <a14:shadowObscured xmlns:a14="http://schemas.microsoft.com/office/drawing/2010/main"/>
                            </a:ext>
                          </a:extLst>
                        </pic:spPr>
                      </pic:pic>
                    </a:graphicData>
                  </a:graphic>
                </wp:inline>
              </w:drawing>
            </w:r>
          </w:p>
        </w:tc>
      </w:tr>
    </w:tbl>
    <w:p w14:paraId="34E3EDF4" w14:textId="732A2429" w:rsidR="001E25A9" w:rsidRDefault="00B716A1" w:rsidP="00A70B53">
      <w:r w:rsidRPr="00CE179B">
        <w:rPr>
          <w:b/>
          <w:bCs/>
        </w:rPr>
        <w:t xml:space="preserve">The </w:t>
      </w:r>
      <w:r w:rsidR="008C0044" w:rsidRPr="00CE179B">
        <w:rPr>
          <w:b/>
          <w:bCs/>
        </w:rPr>
        <w:t>visualization</w:t>
      </w:r>
      <w:r w:rsidR="001823C8" w:rsidRPr="00CE179B">
        <w:rPr>
          <w:b/>
          <w:bCs/>
        </w:rPr>
        <w:t>s</w:t>
      </w:r>
      <w:r w:rsidRPr="00CE179B">
        <w:rPr>
          <w:b/>
          <w:bCs/>
        </w:rPr>
        <w:t xml:space="preserve"> in </w:t>
      </w:r>
      <w:r w:rsidR="00865CFB" w:rsidRPr="00CE179B">
        <w:rPr>
          <w:b/>
          <w:bCs/>
        </w:rPr>
        <w:t xml:space="preserve">sheet </w:t>
      </w:r>
      <w:r w:rsidR="00D81D5D">
        <w:rPr>
          <w:b/>
          <w:bCs/>
        </w:rPr>
        <w:t>“</w:t>
      </w:r>
      <w:r w:rsidR="008C0044" w:rsidRPr="00CE179B">
        <w:rPr>
          <w:b/>
          <w:bCs/>
        </w:rPr>
        <w:t>1_5</w:t>
      </w:r>
      <w:r w:rsidR="00D81D5D">
        <w:rPr>
          <w:b/>
          <w:bCs/>
        </w:rPr>
        <w:t>”</w:t>
      </w:r>
      <w:r w:rsidR="008C0044" w:rsidRPr="00CE179B">
        <w:rPr>
          <w:b/>
          <w:bCs/>
        </w:rPr>
        <w:t xml:space="preserve"> </w:t>
      </w:r>
      <w:r w:rsidR="001823C8" w:rsidRPr="00CE179B">
        <w:rPr>
          <w:b/>
          <w:bCs/>
        </w:rPr>
        <w:t xml:space="preserve">present </w:t>
      </w:r>
      <w:r w:rsidR="00F53689" w:rsidRPr="00CE179B">
        <w:rPr>
          <w:b/>
          <w:bCs/>
        </w:rPr>
        <w:t>the cyclically adjusted primary balance</w:t>
      </w:r>
      <w:r w:rsidR="001E25A9">
        <w:rPr>
          <w:b/>
          <w:bCs/>
        </w:rPr>
        <w:t xml:space="preserve"> </w:t>
      </w:r>
      <w:r w:rsidR="001E25A9" w:rsidRPr="001E25A9">
        <w:t>(</w:t>
      </w:r>
      <w:r w:rsidR="001E25A9">
        <w:fldChar w:fldCharType="begin"/>
      </w:r>
      <w:r w:rsidR="001E25A9">
        <w:instrText xml:space="preserve"> REF _Ref197744593 \h </w:instrText>
      </w:r>
      <w:r w:rsidR="001E25A9">
        <w:fldChar w:fldCharType="separate"/>
      </w:r>
      <w:r w:rsidR="001E25A9">
        <w:t xml:space="preserve">Figure </w:t>
      </w:r>
      <w:r w:rsidR="001E25A9">
        <w:rPr>
          <w:noProof/>
        </w:rPr>
        <w:t>9</w:t>
      </w:r>
      <w:r w:rsidR="001E25A9">
        <w:fldChar w:fldCharType="end"/>
      </w:r>
      <w:r w:rsidR="001E25A9" w:rsidRPr="001E25A9">
        <w:t>)</w:t>
      </w:r>
      <w:r w:rsidR="00F53689">
        <w:t>.</w:t>
      </w:r>
      <w:r w:rsidR="00F53689">
        <w:rPr>
          <w:rStyle w:val="FootnoteReference"/>
        </w:rPr>
        <w:footnoteReference w:id="10"/>
      </w:r>
      <w:r w:rsidR="00C26245" w:rsidRPr="00CE179B">
        <w:rPr>
          <w:vertAlign w:val="superscript"/>
        </w:rPr>
        <w:t xml:space="preserve">, </w:t>
      </w:r>
      <w:r w:rsidR="00C26245">
        <w:rPr>
          <w:rStyle w:val="FootnoteReference"/>
        </w:rPr>
        <w:footnoteReference w:id="11"/>
      </w:r>
      <w:r w:rsidR="00F53689">
        <w:t xml:space="preserve"> </w:t>
      </w:r>
      <w:r w:rsidR="00705250">
        <w:t xml:space="preserve">The cyclically adjusted primary balance </w:t>
      </w:r>
      <w:r w:rsidR="0028695F">
        <w:t>shows a measure of the primary balance if the ups and downs of the business cycle, which affect revenues and expenditures, were netted out</w:t>
      </w:r>
      <w:r w:rsidR="00B306EF">
        <w:t xml:space="preserve">, thus giving a better measure of </w:t>
      </w:r>
      <w:r w:rsidR="00EE313B">
        <w:t xml:space="preserve">the budget </w:t>
      </w:r>
      <w:r w:rsidR="00B306EF">
        <w:t>balance of discretionary policies</w:t>
      </w:r>
      <w:r w:rsidR="0028695F">
        <w:t xml:space="preserve">. </w:t>
      </w:r>
      <w:r w:rsidR="00E76744">
        <w:t>In this ca</w:t>
      </w:r>
      <w:r w:rsidR="00190663">
        <w:t>se</w:t>
      </w:r>
      <w:r w:rsidR="00247180">
        <w:t>, user</w:t>
      </w:r>
      <w:r w:rsidR="00AD1033">
        <w:t>s</w:t>
      </w:r>
      <w:r w:rsidR="00247180">
        <w:t xml:space="preserve"> only need to </w:t>
      </w:r>
      <w:r w:rsidR="00AD1033">
        <w:t xml:space="preserve">set </w:t>
      </w:r>
      <w:r w:rsidR="00247180">
        <w:t>the initial year</w:t>
      </w:r>
      <w:r w:rsidR="00AD1033">
        <w:t>s</w:t>
      </w:r>
      <w:r w:rsidR="00247180">
        <w:t xml:space="preserve"> in </w:t>
      </w:r>
      <w:r w:rsidR="006C33CD">
        <w:t xml:space="preserve">the </w:t>
      </w:r>
      <w:r w:rsidR="00BB347E">
        <w:t xml:space="preserve">drop-down </w:t>
      </w:r>
      <w:r w:rsidR="00247180">
        <w:t>list box in dark orange cell</w:t>
      </w:r>
      <w:r w:rsidR="00CB2941">
        <w:t xml:space="preserve">s </w:t>
      </w:r>
      <w:r w:rsidR="00AC39F7">
        <w:t xml:space="preserve">[1] </w:t>
      </w:r>
      <w:r w:rsidR="00247180">
        <w:t xml:space="preserve">and the revenue and income </w:t>
      </w:r>
      <w:r w:rsidR="00AD1033">
        <w:t>elasticities in</w:t>
      </w:r>
      <w:r w:rsidR="00262074">
        <w:t xml:space="preserve"> the medium orange </w:t>
      </w:r>
      <w:bookmarkStart w:id="29" w:name="_Int_y86wgA40"/>
      <w:r w:rsidR="00262074">
        <w:t>cells</w:t>
      </w:r>
      <w:bookmarkEnd w:id="29"/>
      <w:r w:rsidR="00AC39F7">
        <w:t xml:space="preserve"> [2]</w:t>
      </w:r>
      <w:r w:rsidR="00262074">
        <w:t xml:space="preserve">. </w:t>
      </w:r>
      <w:r w:rsidR="00190663">
        <w:t>If user</w:t>
      </w:r>
      <w:r w:rsidR="00661B56">
        <w:t>s</w:t>
      </w:r>
      <w:r w:rsidR="00190663">
        <w:t xml:space="preserve"> </w:t>
      </w:r>
      <w:r w:rsidR="00E9543F">
        <w:t>do</w:t>
      </w:r>
      <w:r w:rsidR="00190663">
        <w:t xml:space="preserve"> not have </w:t>
      </w:r>
      <w:r w:rsidR="00F664E9">
        <w:t>any estimation of the revenues and expenditure</w:t>
      </w:r>
      <w:r w:rsidR="0043015D">
        <w:t>s</w:t>
      </w:r>
      <w:r w:rsidR="00F664E9">
        <w:t xml:space="preserve"> </w:t>
      </w:r>
      <w:r w:rsidR="00EF7FAE">
        <w:t>elasticities, they</w:t>
      </w:r>
      <w:r w:rsidR="00836204">
        <w:t xml:space="preserve"> can </w:t>
      </w:r>
      <w:r w:rsidR="00EE313B">
        <w:t xml:space="preserve">use the recommended default values: </w:t>
      </w:r>
      <w:r w:rsidR="00836204">
        <w:t xml:space="preserve">the revenue elasticity </w:t>
      </w:r>
      <w:r w:rsidR="00B85B4F">
        <w:t xml:space="preserve">at </w:t>
      </w:r>
      <w:r w:rsidR="006C33CD">
        <w:t>one</w:t>
      </w:r>
      <w:r w:rsidR="00B85B4F">
        <w:t xml:space="preserve"> and the expenditure elasticity at zero. </w:t>
      </w:r>
      <w:r w:rsidR="0066031C" w:rsidRPr="006E462F">
        <w:t xml:space="preserve">Alternatively, users can use the visualization modules in </w:t>
      </w:r>
      <w:r w:rsidR="462F60BB" w:rsidRPr="006E462F">
        <w:t>sh</w:t>
      </w:r>
      <w:r w:rsidR="1AC468ED" w:rsidRPr="006E462F">
        <w:t>e</w:t>
      </w:r>
      <w:r w:rsidR="462F60BB" w:rsidRPr="006E462F">
        <w:t xml:space="preserve">et </w:t>
      </w:r>
      <w:r w:rsidR="007764A3">
        <w:t>“</w:t>
      </w:r>
      <w:r w:rsidR="0066031C" w:rsidRPr="006E462F">
        <w:t>1_</w:t>
      </w:r>
      <w:r w:rsidR="0709EC4A" w:rsidRPr="006E462F">
        <w:t>6</w:t>
      </w:r>
      <w:r w:rsidR="007764A3">
        <w:t>”</w:t>
      </w:r>
      <w:r w:rsidR="0709EC4A" w:rsidRPr="006E462F">
        <w:t xml:space="preserve"> to</w:t>
      </w:r>
      <w:r w:rsidR="0066031C" w:rsidRPr="006E462F">
        <w:t xml:space="preserve"> calculate the elasticities based on basic regression</w:t>
      </w:r>
      <w:r w:rsidR="008E6D50">
        <w:t>s</w:t>
      </w:r>
      <w:r w:rsidR="0066031C" w:rsidRPr="006E462F">
        <w:t>. With these paraments, the tool calculates the cyclically adjusted primary balance and displays four chart</w:t>
      </w:r>
      <w:r w:rsidR="00761BAD">
        <w:t>s</w:t>
      </w:r>
      <w:r w:rsidR="009829F5">
        <w:t xml:space="preserve"> [3]:</w:t>
      </w:r>
      <w:r w:rsidR="0066031C" w:rsidRPr="006E462F">
        <w:t xml:space="preserve"> (i) the GDP output gap calculated using the Hodrick-Prescott filter over time, (ii) the actual and cyclically adjusted primary balance over time,</w:t>
      </w:r>
      <w:r w:rsidR="00BB347E">
        <w:t xml:space="preserve"> </w:t>
      </w:r>
      <w:r w:rsidR="0066031C" w:rsidRPr="006E462F">
        <w:t xml:space="preserve">(iii) the output gap and fiscal impulse over time, and (iv) a scatter plot that </w:t>
      </w:r>
      <w:r w:rsidR="001F1C55">
        <w:t xml:space="preserve">categorizes </w:t>
      </w:r>
      <w:r w:rsidR="0066031C" w:rsidRPr="006E462F">
        <w:t xml:space="preserve">the policy stance of each year </w:t>
      </w:r>
      <w:r w:rsidR="001F1C55">
        <w:t>as</w:t>
      </w:r>
      <w:r w:rsidR="001F1C55" w:rsidRPr="006E462F">
        <w:t xml:space="preserve"> </w:t>
      </w:r>
      <w:r w:rsidR="0066031C" w:rsidRPr="006E462F">
        <w:t xml:space="preserve">pro or countercyclical and expansionary or </w:t>
      </w:r>
      <w:r w:rsidR="001F1C55">
        <w:t>contractionary</w:t>
      </w:r>
      <w:r w:rsidR="0066031C" w:rsidRPr="006E462F">
        <w:t>.</w:t>
      </w:r>
    </w:p>
    <w:p w14:paraId="1A371203" w14:textId="77777777" w:rsidR="00CD4D53" w:rsidRDefault="00CD4D53" w:rsidP="00A70B53"/>
    <w:p w14:paraId="1D12AAEB" w14:textId="77777777" w:rsidR="00CD4D53" w:rsidRDefault="00CD4D53" w:rsidP="00A70B53"/>
    <w:p w14:paraId="304A1EAD" w14:textId="77777777" w:rsidR="00CD4D53" w:rsidRDefault="00CD4D53" w:rsidP="00A70B53"/>
    <w:p w14:paraId="1688A570" w14:textId="77777777" w:rsidR="00CD4D53" w:rsidRDefault="00CD4D53" w:rsidP="00A70B53"/>
    <w:p w14:paraId="5F6D52A1" w14:textId="77777777" w:rsidR="00CD4D53" w:rsidRDefault="00CD4D53" w:rsidP="00A70B53"/>
    <w:tbl>
      <w:tblPr>
        <w:tblStyle w:val="TableGrid"/>
        <w:tblpPr w:leftFromText="180" w:rightFromText="180" w:vertAnchor="text" w:tblpXSpec="right" w:tblpY="1"/>
        <w:tblOverlap w:val="never"/>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38"/>
        <w:gridCol w:w="222"/>
      </w:tblGrid>
      <w:tr w:rsidR="001E25A9" w14:paraId="41BCF3A4" w14:textId="6AD1F57E" w:rsidTr="001E25A9">
        <w:trPr>
          <w:trHeight w:val="396"/>
          <w:jc w:val="right"/>
        </w:trPr>
        <w:tc>
          <w:tcPr>
            <w:tcW w:w="9138" w:type="dxa"/>
          </w:tcPr>
          <w:p w14:paraId="37F15E57" w14:textId="3E9F659F" w:rsidR="001E25A9" w:rsidRPr="00A15E9B" w:rsidRDefault="001E25A9" w:rsidP="00F633DF">
            <w:pPr>
              <w:pStyle w:val="Caption"/>
              <w:keepNext/>
              <w:rPr>
                <w:bCs/>
              </w:rPr>
            </w:pPr>
            <w:bookmarkStart w:id="30" w:name="_Ref197744593"/>
            <w:bookmarkStart w:id="31" w:name="_Toc197744483"/>
            <w:r>
              <w:t xml:space="preserve">Figure </w:t>
            </w:r>
            <w:r>
              <w:fldChar w:fldCharType="begin"/>
            </w:r>
            <w:r>
              <w:instrText xml:space="preserve"> SEQ Figure \* ARABIC </w:instrText>
            </w:r>
            <w:r>
              <w:fldChar w:fldCharType="separate"/>
            </w:r>
            <w:r>
              <w:rPr>
                <w:noProof/>
              </w:rPr>
              <w:t>9</w:t>
            </w:r>
            <w:r>
              <w:fldChar w:fldCharType="end"/>
            </w:r>
            <w:bookmarkEnd w:id="30"/>
            <w:r>
              <w:t xml:space="preserve">. </w:t>
            </w:r>
            <w:r>
              <w:rPr>
                <w:bCs/>
              </w:rPr>
              <w:t>Cyclically adjusted primary balance</w:t>
            </w:r>
            <w:bookmarkEnd w:id="31"/>
          </w:p>
        </w:tc>
        <w:tc>
          <w:tcPr>
            <w:tcW w:w="222" w:type="dxa"/>
          </w:tcPr>
          <w:p w14:paraId="13C3DEC8" w14:textId="77777777" w:rsidR="001E25A9" w:rsidRDefault="001E25A9" w:rsidP="00F633DF">
            <w:pPr>
              <w:pStyle w:val="Caption"/>
              <w:keepNext/>
            </w:pPr>
          </w:p>
        </w:tc>
      </w:tr>
      <w:tr w:rsidR="001E25A9" w14:paraId="6F3DC332" w14:textId="5C4669CF" w:rsidTr="001E25A9">
        <w:trPr>
          <w:trHeight w:val="713"/>
          <w:jc w:val="right"/>
        </w:trPr>
        <w:tc>
          <w:tcPr>
            <w:tcW w:w="9138" w:type="dxa"/>
          </w:tcPr>
          <w:p w14:paraId="08DBB1B9" w14:textId="6C31DC9C" w:rsidR="001E25A9" w:rsidRDefault="006609D0" w:rsidP="00F633DF">
            <w:pPr>
              <w:pStyle w:val="Figures"/>
            </w:pPr>
            <w:r>
              <w:rPr>
                <w:noProof/>
              </w:rPr>
              <mc:AlternateContent>
                <mc:Choice Requires="wps">
                  <w:drawing>
                    <wp:anchor distT="0" distB="0" distL="114300" distR="114300" simplePos="0" relativeHeight="251658337" behindDoc="0" locked="0" layoutInCell="1" allowOverlap="1" wp14:anchorId="412FBDA2" wp14:editId="43CBE68D">
                      <wp:simplePos x="0" y="0"/>
                      <wp:positionH relativeFrom="margin">
                        <wp:posOffset>385446</wp:posOffset>
                      </wp:positionH>
                      <wp:positionV relativeFrom="paragraph">
                        <wp:posOffset>461010</wp:posOffset>
                      </wp:positionV>
                      <wp:extent cx="5321300" cy="1181100"/>
                      <wp:effectExtent l="0" t="0" r="12700" b="19050"/>
                      <wp:wrapNone/>
                      <wp:docPr id="503412381" name="Rectangle 1"/>
                      <wp:cNvGraphicFramePr/>
                      <a:graphic xmlns:a="http://schemas.openxmlformats.org/drawingml/2006/main">
                        <a:graphicData uri="http://schemas.microsoft.com/office/word/2010/wordprocessingShape">
                          <wps:wsp>
                            <wps:cNvSpPr/>
                            <wps:spPr>
                              <a:xfrm>
                                <a:off x="0" y="0"/>
                                <a:ext cx="5321300" cy="118110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w:pict>
                    <v:rect id="Rectangle 1" style="position:absolute;margin-left:30.35pt;margin-top:36.3pt;width:419pt;height:93pt;z-index:25165833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red" strokeweight="1pt" w14:anchorId="612C4A6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">
                      <w10:wrap anchorx="margin"/>
                    </v:rect>
                  </w:pict>
                </mc:Fallback>
              </mc:AlternateContent>
            </w:r>
            <w:r w:rsidR="001E25A9">
              <w:rPr>
                <w:noProof/>
              </w:rPr>
              <mc:AlternateContent>
                <mc:Choice Requires="wps">
                  <w:drawing>
                    <wp:anchor distT="0" distB="0" distL="114300" distR="114300" simplePos="0" relativeHeight="251658340" behindDoc="0" locked="0" layoutInCell="1" allowOverlap="1" wp14:anchorId="0EDDE889" wp14:editId="3BC010F0">
                      <wp:simplePos x="0" y="0"/>
                      <wp:positionH relativeFrom="column">
                        <wp:posOffset>295403</wp:posOffset>
                      </wp:positionH>
                      <wp:positionV relativeFrom="paragraph">
                        <wp:posOffset>388712</wp:posOffset>
                      </wp:positionV>
                      <wp:extent cx="182880" cy="182880"/>
                      <wp:effectExtent l="0" t="0" r="7620" b="7620"/>
                      <wp:wrapNone/>
                      <wp:docPr id="56629737" name="Oval 1"/>
                      <wp:cNvGraphicFramePr/>
                      <a:graphic xmlns:a="http://schemas.openxmlformats.org/drawingml/2006/main">
                        <a:graphicData uri="http://schemas.microsoft.com/office/word/2010/wordprocessingShape">
                          <wps:wsp>
                            <wps:cNvSpPr/>
                            <wps:spPr>
                              <a:xfrm>
                                <a:off x="0" y="0"/>
                                <a:ext cx="182880" cy="182880"/>
                              </a:xfrm>
                              <a:prstGeom prst="ellipse">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B504C6E" w14:textId="6BFBFFAB" w:rsidR="001E25A9" w:rsidRPr="003C11F7" w:rsidRDefault="001E25A9" w:rsidP="004C6529">
                                  <w:pPr>
                                    <w:spacing w:before="0" w:after="0"/>
                                    <w:jc w:val="center"/>
                                    <w:rPr>
                                      <w:sz w:val="16"/>
                                      <w:szCs w:val="16"/>
                                    </w:rPr>
                                  </w:pPr>
                                  <w:r>
                                    <w:rPr>
                                      <w:sz w:val="16"/>
                                      <w:szCs w:val="16"/>
                                    </w:rPr>
                                    <w:t>3</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w:pict>
                    <v:oval id="_x0000_s1103" style="position:absolute;left:0;text-align:left;margin-left:23.25pt;margin-top:30.6pt;width:14.4pt;height:14.4pt;z-index:2516583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red" stroked="f" strokeweight="1pt" w14:anchorId="0EDDE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">
                      <v:stroke joinstyle="miter"/>
                      <v:textbox inset="0,0,0,0">
                        <w:txbxContent>
                          <w:p w:rsidRPr="003C11F7" w:rsidR="001E25A9" w:rsidP="004C6529" w:rsidRDefault="001E25A9" w14:paraId="6B504C6E" w14:textId="6BFBFFAB">
                            <w:pPr>
                              <w:spacing w:before="0" w:after="0"/>
                              <w:jc w:val="center"/>
                              <w:rPr>
                                <w:sz w:val="16"/>
                                <w:szCs w:val="16"/>
                              </w:rPr>
                            </w:pPr>
                            <w:r>
                              <w:rPr>
                                <w:sz w:val="16"/>
                                <w:szCs w:val="16"/>
                              </w:rPr>
                              <w:t>3</w:t>
                            </w:r>
                          </w:p>
                        </w:txbxContent>
                      </v:textbox>
                    </v:oval>
                  </w:pict>
                </mc:Fallback>
              </mc:AlternateContent>
            </w:r>
            <w:r w:rsidR="001E25A9">
              <w:rPr>
                <w:noProof/>
              </w:rPr>
              <mc:AlternateContent>
                <mc:Choice Requires="wps">
                  <w:drawing>
                    <wp:anchor distT="0" distB="0" distL="114300" distR="114300" simplePos="0" relativeHeight="251658339" behindDoc="0" locked="0" layoutInCell="1" allowOverlap="1" wp14:anchorId="5DE1A079" wp14:editId="20984FBB">
                      <wp:simplePos x="0" y="0"/>
                      <wp:positionH relativeFrom="column">
                        <wp:posOffset>1353491</wp:posOffset>
                      </wp:positionH>
                      <wp:positionV relativeFrom="paragraph">
                        <wp:posOffset>1987308</wp:posOffset>
                      </wp:positionV>
                      <wp:extent cx="182880" cy="182880"/>
                      <wp:effectExtent l="0" t="0" r="7620" b="7620"/>
                      <wp:wrapNone/>
                      <wp:docPr id="1683492059" name="Oval 1"/>
                      <wp:cNvGraphicFramePr/>
                      <a:graphic xmlns:a="http://schemas.openxmlformats.org/drawingml/2006/main">
                        <a:graphicData uri="http://schemas.microsoft.com/office/word/2010/wordprocessingShape">
                          <wps:wsp>
                            <wps:cNvSpPr/>
                            <wps:spPr>
                              <a:xfrm>
                                <a:off x="0" y="0"/>
                                <a:ext cx="182880" cy="182880"/>
                              </a:xfrm>
                              <a:prstGeom prst="ellipse">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09E4721" w14:textId="348EF4C0" w:rsidR="001E25A9" w:rsidRPr="003C11F7" w:rsidRDefault="001E25A9" w:rsidP="004C6529">
                                  <w:pPr>
                                    <w:spacing w:before="0" w:after="0"/>
                                    <w:jc w:val="center"/>
                                    <w:rPr>
                                      <w:sz w:val="16"/>
                                      <w:szCs w:val="16"/>
                                    </w:rPr>
                                  </w:pPr>
                                  <w:r>
                                    <w:rPr>
                                      <w:sz w:val="16"/>
                                      <w:szCs w:val="16"/>
                                    </w:rPr>
                                    <w:t>2</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w:pict>
                    <v:oval id="_x0000_s1104" style="position:absolute;left:0;text-align:left;margin-left:106.55pt;margin-top:156.5pt;width:14.4pt;height:14.4pt;z-index:2516583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red" stroked="f" strokeweight="1pt" w14:anchorId="5DE1A0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">
                      <v:stroke joinstyle="miter"/>
                      <v:textbox inset="0,0,0,0">
                        <w:txbxContent>
                          <w:p w:rsidRPr="003C11F7" w:rsidR="001E25A9" w:rsidP="004C6529" w:rsidRDefault="001E25A9" w14:paraId="009E4721" w14:textId="348EF4C0">
                            <w:pPr>
                              <w:spacing w:before="0" w:after="0"/>
                              <w:jc w:val="center"/>
                              <w:rPr>
                                <w:sz w:val="16"/>
                                <w:szCs w:val="16"/>
                              </w:rPr>
                            </w:pPr>
                            <w:r>
                              <w:rPr>
                                <w:sz w:val="16"/>
                                <w:szCs w:val="16"/>
                              </w:rPr>
                              <w:t>2</w:t>
                            </w:r>
                          </w:p>
                        </w:txbxContent>
                      </v:textbox>
                    </v:oval>
                  </w:pict>
                </mc:Fallback>
              </mc:AlternateContent>
            </w:r>
            <w:r w:rsidR="001E25A9">
              <w:rPr>
                <w:noProof/>
              </w:rPr>
              <mc:AlternateContent>
                <mc:Choice Requires="wps">
                  <w:drawing>
                    <wp:anchor distT="0" distB="0" distL="114300" distR="114300" simplePos="0" relativeHeight="251658338" behindDoc="0" locked="0" layoutInCell="1" allowOverlap="1" wp14:anchorId="438FC101" wp14:editId="5D253891">
                      <wp:simplePos x="0" y="0"/>
                      <wp:positionH relativeFrom="column">
                        <wp:posOffset>1351858</wp:posOffset>
                      </wp:positionH>
                      <wp:positionV relativeFrom="paragraph">
                        <wp:posOffset>2307883</wp:posOffset>
                      </wp:positionV>
                      <wp:extent cx="182880" cy="182880"/>
                      <wp:effectExtent l="0" t="0" r="7620" b="7620"/>
                      <wp:wrapNone/>
                      <wp:docPr id="1225281109" name="Oval 1"/>
                      <wp:cNvGraphicFramePr/>
                      <a:graphic xmlns:a="http://schemas.openxmlformats.org/drawingml/2006/main">
                        <a:graphicData uri="http://schemas.microsoft.com/office/word/2010/wordprocessingShape">
                          <wps:wsp>
                            <wps:cNvSpPr/>
                            <wps:spPr>
                              <a:xfrm>
                                <a:off x="0" y="0"/>
                                <a:ext cx="182880" cy="182880"/>
                              </a:xfrm>
                              <a:prstGeom prst="ellipse">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3C6847D" w14:textId="77777777" w:rsidR="001E25A9" w:rsidRPr="003C11F7" w:rsidRDefault="001E25A9" w:rsidP="004C6529">
                                  <w:pPr>
                                    <w:spacing w:before="0" w:after="0"/>
                                    <w:jc w:val="center"/>
                                    <w:rPr>
                                      <w:sz w:val="16"/>
                                      <w:szCs w:val="16"/>
                                    </w:rPr>
                                  </w:pPr>
                                  <w:r>
                                    <w:rPr>
                                      <w:sz w:val="16"/>
                                      <w:szCs w:val="16"/>
                                    </w:rPr>
                                    <w:t>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w:pict>
                    <v:oval id="_x0000_s1105" style="position:absolute;left:0;text-align:left;margin-left:106.45pt;margin-top:181.7pt;width:14.4pt;height:14.4pt;z-index:25165833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red" stroked="f" strokeweight="1pt" w14:anchorId="438FC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">
                      <v:stroke joinstyle="miter"/>
                      <v:textbox inset="0,0,0,0">
                        <w:txbxContent>
                          <w:p w:rsidRPr="003C11F7" w:rsidR="001E25A9" w:rsidP="004C6529" w:rsidRDefault="001E25A9" w14:paraId="23C6847D" w14:textId="77777777">
                            <w:pPr>
                              <w:spacing w:before="0" w:after="0"/>
                              <w:jc w:val="center"/>
                              <w:rPr>
                                <w:sz w:val="16"/>
                                <w:szCs w:val="16"/>
                              </w:rPr>
                            </w:pPr>
                            <w:r>
                              <w:rPr>
                                <w:sz w:val="16"/>
                                <w:szCs w:val="16"/>
                              </w:rPr>
                              <w:t>1</w:t>
                            </w:r>
                          </w:p>
                        </w:txbxContent>
                      </v:textbox>
                    </v:oval>
                  </w:pict>
                </mc:Fallback>
              </mc:AlternateContent>
            </w:r>
            <w:r w:rsidR="001E25A9">
              <w:rPr>
                <w:noProof/>
              </w:rPr>
              <mc:AlternateContent>
                <mc:Choice Requires="wps">
                  <w:drawing>
                    <wp:anchor distT="0" distB="0" distL="114300" distR="114300" simplePos="0" relativeHeight="251658336" behindDoc="0" locked="0" layoutInCell="1" allowOverlap="1" wp14:anchorId="7853AD06" wp14:editId="194E30E0">
                      <wp:simplePos x="0" y="0"/>
                      <wp:positionH relativeFrom="margin">
                        <wp:posOffset>1461520</wp:posOffset>
                      </wp:positionH>
                      <wp:positionV relativeFrom="paragraph">
                        <wp:posOffset>2079283</wp:posOffset>
                      </wp:positionV>
                      <wp:extent cx="338912" cy="184934"/>
                      <wp:effectExtent l="0" t="0" r="23495" b="24765"/>
                      <wp:wrapNone/>
                      <wp:docPr id="2069555918" name="Rectangle 1"/>
                      <wp:cNvGraphicFramePr/>
                      <a:graphic xmlns:a="http://schemas.openxmlformats.org/drawingml/2006/main">
                        <a:graphicData uri="http://schemas.microsoft.com/office/word/2010/wordprocessingShape">
                          <wps:wsp>
                            <wps:cNvSpPr/>
                            <wps:spPr>
                              <a:xfrm>
                                <a:off x="0" y="0"/>
                                <a:ext cx="338912" cy="184934"/>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w:pict>
                    <v:rect id="Rectangle 1" style="position:absolute;margin-left:115.1pt;margin-top:163.7pt;width:26.7pt;height:14.55pt;z-index:251658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red" strokeweight="1pt" w14:anchorId="44F569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">
                      <w10:wrap anchorx="margin"/>
                    </v:rect>
                  </w:pict>
                </mc:Fallback>
              </mc:AlternateContent>
            </w:r>
            <w:r w:rsidR="001E25A9">
              <w:rPr>
                <w:noProof/>
              </w:rPr>
              <mc:AlternateContent>
                <mc:Choice Requires="wps">
                  <w:drawing>
                    <wp:anchor distT="0" distB="0" distL="114300" distR="114300" simplePos="0" relativeHeight="251658335" behindDoc="0" locked="0" layoutInCell="1" allowOverlap="1" wp14:anchorId="5002692A" wp14:editId="1F523478">
                      <wp:simplePos x="0" y="0"/>
                      <wp:positionH relativeFrom="margin">
                        <wp:posOffset>1461521</wp:posOffset>
                      </wp:positionH>
                      <wp:positionV relativeFrom="paragraph">
                        <wp:posOffset>2351548</wp:posOffset>
                      </wp:positionV>
                      <wp:extent cx="338912" cy="96634"/>
                      <wp:effectExtent l="0" t="0" r="23495" b="17780"/>
                      <wp:wrapNone/>
                      <wp:docPr id="387164821" name="Rectangle 1"/>
                      <wp:cNvGraphicFramePr/>
                      <a:graphic xmlns:a="http://schemas.openxmlformats.org/drawingml/2006/main">
                        <a:graphicData uri="http://schemas.microsoft.com/office/word/2010/wordprocessingShape">
                          <wps:wsp>
                            <wps:cNvSpPr/>
                            <wps:spPr>
                              <a:xfrm>
                                <a:off x="0" y="0"/>
                                <a:ext cx="338912" cy="96634"/>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w:pict>
                    <v:rect id="Rectangle 1" style="position:absolute;margin-left:115.1pt;margin-top:185.15pt;width:26.7pt;height:7.6pt;z-index:25165833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red" strokeweight="1pt" w14:anchorId="48CAAC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">
                      <w10:wrap anchorx="margin"/>
                    </v:rect>
                  </w:pict>
                </mc:Fallback>
              </mc:AlternateContent>
            </w:r>
            <w:r w:rsidR="001E25A9" w:rsidRPr="00DB1E28">
              <w:rPr>
                <w:noProof/>
              </w:rPr>
              <w:drawing>
                <wp:inline distT="0" distB="0" distL="0" distR="0" wp14:anchorId="6401FC96" wp14:editId="5EA6FB3B">
                  <wp:extent cx="5851133" cy="2491849"/>
                  <wp:effectExtent l="0" t="0" r="0" b="3810"/>
                  <wp:docPr id="1562464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464721" name=""/>
                          <pic:cNvPicPr/>
                        </pic:nvPicPr>
                        <pic:blipFill>
                          <a:blip r:embed="rId23"/>
                          <a:stretch>
                            <a:fillRect/>
                          </a:stretch>
                        </pic:blipFill>
                        <pic:spPr>
                          <a:xfrm>
                            <a:off x="0" y="0"/>
                            <a:ext cx="5859934" cy="2495597"/>
                          </a:xfrm>
                          <a:prstGeom prst="rect">
                            <a:avLst/>
                          </a:prstGeom>
                        </pic:spPr>
                      </pic:pic>
                    </a:graphicData>
                  </a:graphic>
                </wp:inline>
              </w:drawing>
            </w:r>
          </w:p>
        </w:tc>
        <w:tc>
          <w:tcPr>
            <w:tcW w:w="222" w:type="dxa"/>
          </w:tcPr>
          <w:p w14:paraId="14560B29" w14:textId="77777777" w:rsidR="001E25A9" w:rsidRDefault="001E25A9" w:rsidP="00F633DF">
            <w:pPr>
              <w:pStyle w:val="Figures"/>
              <w:rPr>
                <w:noProof/>
              </w:rPr>
            </w:pPr>
          </w:p>
        </w:tc>
      </w:tr>
    </w:tbl>
    <w:tbl>
      <w:tblPr>
        <w:tblStyle w:val="TableGrid"/>
        <w:tblpPr w:leftFromText="180" w:rightFromText="180" w:vertAnchor="text" w:horzAnchor="margin" w:tblpXSpec="right" w:tblpY="2665"/>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16"/>
      </w:tblGrid>
      <w:tr w:rsidR="001E25A9" w14:paraId="79C8EDEE" w14:textId="77777777" w:rsidTr="001E25A9">
        <w:tc>
          <w:tcPr>
            <w:tcW w:w="5616" w:type="dxa"/>
          </w:tcPr>
          <w:p w14:paraId="7C984CD8" w14:textId="77777777" w:rsidR="001E25A9" w:rsidRPr="00A15E9B" w:rsidRDefault="001E25A9" w:rsidP="001E25A9">
            <w:pPr>
              <w:pStyle w:val="Caption"/>
              <w:keepNext/>
              <w:rPr>
                <w:bCs/>
              </w:rPr>
            </w:pPr>
            <w:bookmarkStart w:id="32" w:name="_Ref197341800"/>
            <w:bookmarkStart w:id="33" w:name="_Toc197744484"/>
            <w:r>
              <w:t xml:space="preserve">Figure </w:t>
            </w:r>
            <w:r>
              <w:fldChar w:fldCharType="begin"/>
            </w:r>
            <w:r>
              <w:instrText xml:space="preserve"> SEQ Figure \* ARABIC </w:instrText>
            </w:r>
            <w:r>
              <w:fldChar w:fldCharType="separate"/>
            </w:r>
            <w:r>
              <w:rPr>
                <w:noProof/>
              </w:rPr>
              <w:t>10</w:t>
            </w:r>
            <w:r>
              <w:fldChar w:fldCharType="end"/>
            </w:r>
            <w:bookmarkEnd w:id="32"/>
            <w:r>
              <w:t xml:space="preserve">. </w:t>
            </w:r>
            <w:r>
              <w:rPr>
                <w:bCs/>
              </w:rPr>
              <w:t>Revenue elasticity</w:t>
            </w:r>
            <w:bookmarkEnd w:id="33"/>
          </w:p>
        </w:tc>
      </w:tr>
      <w:tr w:rsidR="001E25A9" w14:paraId="7D46E873" w14:textId="77777777" w:rsidTr="001E25A9">
        <w:trPr>
          <w:trHeight w:val="743"/>
        </w:trPr>
        <w:tc>
          <w:tcPr>
            <w:tcW w:w="5616" w:type="dxa"/>
          </w:tcPr>
          <w:p w14:paraId="2C5CC038" w14:textId="70FB5149" w:rsidR="001E25A9" w:rsidRDefault="00D764C9" w:rsidP="001E25A9">
            <w:pPr>
              <w:pStyle w:val="Figures"/>
            </w:pPr>
            <w:r>
              <w:rPr>
                <w:noProof/>
              </w:rPr>
              <mc:AlternateContent>
                <mc:Choice Requires="wps">
                  <w:drawing>
                    <wp:anchor distT="0" distB="0" distL="114300" distR="114300" simplePos="0" relativeHeight="251658345" behindDoc="0" locked="0" layoutInCell="1" allowOverlap="1" wp14:anchorId="1FF1A490" wp14:editId="2E07FF7D">
                      <wp:simplePos x="0" y="0"/>
                      <wp:positionH relativeFrom="margin">
                        <wp:posOffset>1080963</wp:posOffset>
                      </wp:positionH>
                      <wp:positionV relativeFrom="paragraph">
                        <wp:posOffset>2823514</wp:posOffset>
                      </wp:positionV>
                      <wp:extent cx="908685" cy="1560278"/>
                      <wp:effectExtent l="0" t="0" r="24765" b="20955"/>
                      <wp:wrapNone/>
                      <wp:docPr id="1832654956" name="Rectangle 1"/>
                      <wp:cNvGraphicFramePr/>
                      <a:graphic xmlns:a="http://schemas.openxmlformats.org/drawingml/2006/main">
                        <a:graphicData uri="http://schemas.microsoft.com/office/word/2010/wordprocessingShape">
                          <wps:wsp>
                            <wps:cNvSpPr/>
                            <wps:spPr>
                              <a:xfrm>
                                <a:off x="0" y="0"/>
                                <a:ext cx="908685" cy="1560278"/>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w:pict>
                    <v:rect id="Rectangle 1" style="position:absolute;margin-left:85.1pt;margin-top:222.3pt;width:71.55pt;height:122.85pt;z-index:25165834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red" strokeweight="1pt" w14:anchorId="358F4FF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">
                      <w10:wrap anchorx="margin"/>
                    </v:rect>
                  </w:pict>
                </mc:Fallback>
              </mc:AlternateContent>
            </w:r>
            <w:r w:rsidR="001E25A9">
              <w:rPr>
                <w:noProof/>
              </w:rPr>
              <mc:AlternateContent>
                <mc:Choice Requires="wps">
                  <w:drawing>
                    <wp:anchor distT="0" distB="0" distL="114300" distR="114300" simplePos="0" relativeHeight="251658344" behindDoc="0" locked="0" layoutInCell="1" allowOverlap="1" wp14:anchorId="24508841" wp14:editId="4087DE7C">
                      <wp:simplePos x="0" y="0"/>
                      <wp:positionH relativeFrom="margin">
                        <wp:posOffset>244877</wp:posOffset>
                      </wp:positionH>
                      <wp:positionV relativeFrom="paragraph">
                        <wp:posOffset>2765425</wp:posOffset>
                      </wp:positionV>
                      <wp:extent cx="2202180" cy="1650381"/>
                      <wp:effectExtent l="0" t="0" r="26670" b="26035"/>
                      <wp:wrapNone/>
                      <wp:docPr id="1197714670" name="Rectangle 1"/>
                      <wp:cNvGraphicFramePr/>
                      <a:graphic xmlns:a="http://schemas.openxmlformats.org/drawingml/2006/main">
                        <a:graphicData uri="http://schemas.microsoft.com/office/word/2010/wordprocessingShape">
                          <wps:wsp>
                            <wps:cNvSpPr/>
                            <wps:spPr>
                              <a:xfrm>
                                <a:off x="0" y="0"/>
                                <a:ext cx="2202180" cy="1650381"/>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w:pict>
                    <v:rect id="Rectangle 1" style="position:absolute;margin-left:19.3pt;margin-top:217.75pt;width:173.4pt;height:129.95pt;z-index:251658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red" strokeweight="1pt" w14:anchorId="5556EB3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">
                      <w10:wrap anchorx="margin"/>
                    </v:rect>
                  </w:pict>
                </mc:Fallback>
              </mc:AlternateContent>
            </w:r>
            <w:r w:rsidR="001E25A9">
              <w:rPr>
                <w:noProof/>
              </w:rPr>
              <mc:AlternateContent>
                <mc:Choice Requires="wps">
                  <w:drawing>
                    <wp:anchor distT="0" distB="0" distL="114300" distR="114300" simplePos="0" relativeHeight="251658350" behindDoc="0" locked="0" layoutInCell="1" allowOverlap="1" wp14:anchorId="376F0FB7" wp14:editId="3ABAC310">
                      <wp:simplePos x="0" y="0"/>
                      <wp:positionH relativeFrom="column">
                        <wp:posOffset>986155</wp:posOffset>
                      </wp:positionH>
                      <wp:positionV relativeFrom="paragraph">
                        <wp:posOffset>2786380</wp:posOffset>
                      </wp:positionV>
                      <wp:extent cx="182880" cy="182880"/>
                      <wp:effectExtent l="0" t="0" r="7620" b="7620"/>
                      <wp:wrapNone/>
                      <wp:docPr id="350819534" name="Oval 1"/>
                      <wp:cNvGraphicFramePr/>
                      <a:graphic xmlns:a="http://schemas.openxmlformats.org/drawingml/2006/main">
                        <a:graphicData uri="http://schemas.microsoft.com/office/word/2010/wordprocessingShape">
                          <wps:wsp>
                            <wps:cNvSpPr/>
                            <wps:spPr>
                              <a:xfrm>
                                <a:off x="0" y="0"/>
                                <a:ext cx="182880" cy="182880"/>
                              </a:xfrm>
                              <a:prstGeom prst="ellipse">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3BB2079" w14:textId="77777777" w:rsidR="001E25A9" w:rsidRPr="003C11F7" w:rsidRDefault="001E25A9" w:rsidP="001E25A9">
                                  <w:pPr>
                                    <w:spacing w:before="0" w:after="0"/>
                                    <w:jc w:val="center"/>
                                    <w:rPr>
                                      <w:sz w:val="16"/>
                                      <w:szCs w:val="16"/>
                                    </w:rPr>
                                  </w:pPr>
                                  <w:r>
                                    <w:rPr>
                                      <w:sz w:val="16"/>
                                      <w:szCs w:val="16"/>
                                    </w:rPr>
                                    <w:t>5</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w:pict>
                    <v:oval id="_x0000_s1106" style="position:absolute;left:0;text-align:left;margin-left:77.65pt;margin-top:219.4pt;width:14.4pt;height:14.4pt;z-index:2516583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red" stroked="f" strokeweight="1pt" w14:anchorId="376F0FB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">
                      <v:stroke joinstyle="miter"/>
                      <v:textbox inset="0,0,0,0">
                        <w:txbxContent>
                          <w:p w:rsidRPr="003C11F7" w:rsidR="001E25A9" w:rsidP="001E25A9" w:rsidRDefault="001E25A9" w14:paraId="73BB2079" w14:textId="77777777">
                            <w:pPr>
                              <w:spacing w:before="0" w:after="0"/>
                              <w:jc w:val="center"/>
                              <w:rPr>
                                <w:sz w:val="16"/>
                                <w:szCs w:val="16"/>
                              </w:rPr>
                            </w:pPr>
                            <w:r>
                              <w:rPr>
                                <w:sz w:val="16"/>
                                <w:szCs w:val="16"/>
                              </w:rPr>
                              <w:t>5</w:t>
                            </w:r>
                          </w:p>
                        </w:txbxContent>
                      </v:textbox>
                    </v:oval>
                  </w:pict>
                </mc:Fallback>
              </mc:AlternateContent>
            </w:r>
            <w:r w:rsidR="001E25A9">
              <w:rPr>
                <w:noProof/>
              </w:rPr>
              <mc:AlternateContent>
                <mc:Choice Requires="wps">
                  <w:drawing>
                    <wp:anchor distT="0" distB="0" distL="114300" distR="114300" simplePos="0" relativeHeight="251658349" behindDoc="0" locked="0" layoutInCell="1" allowOverlap="1" wp14:anchorId="29D9FFA6" wp14:editId="45E98BC4">
                      <wp:simplePos x="0" y="0"/>
                      <wp:positionH relativeFrom="column">
                        <wp:posOffset>187960</wp:posOffset>
                      </wp:positionH>
                      <wp:positionV relativeFrom="paragraph">
                        <wp:posOffset>2658110</wp:posOffset>
                      </wp:positionV>
                      <wp:extent cx="182880" cy="182880"/>
                      <wp:effectExtent l="0" t="0" r="7620" b="7620"/>
                      <wp:wrapNone/>
                      <wp:docPr id="1351495722" name="Oval 1"/>
                      <wp:cNvGraphicFramePr/>
                      <a:graphic xmlns:a="http://schemas.openxmlformats.org/drawingml/2006/main">
                        <a:graphicData uri="http://schemas.microsoft.com/office/word/2010/wordprocessingShape">
                          <wps:wsp>
                            <wps:cNvSpPr/>
                            <wps:spPr>
                              <a:xfrm>
                                <a:off x="0" y="0"/>
                                <a:ext cx="182880" cy="182880"/>
                              </a:xfrm>
                              <a:prstGeom prst="ellipse">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CD9C5C1" w14:textId="77777777" w:rsidR="001E25A9" w:rsidRPr="003C11F7" w:rsidRDefault="001E25A9" w:rsidP="001E25A9">
                                  <w:pPr>
                                    <w:spacing w:before="0" w:after="0"/>
                                    <w:jc w:val="center"/>
                                    <w:rPr>
                                      <w:sz w:val="16"/>
                                      <w:szCs w:val="16"/>
                                    </w:rPr>
                                  </w:pPr>
                                  <w:r>
                                    <w:rPr>
                                      <w:sz w:val="16"/>
                                      <w:szCs w:val="16"/>
                                    </w:rPr>
                                    <w:t>4</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w:pict>
                    <v:oval id="_x0000_s1107" style="position:absolute;left:0;text-align:left;margin-left:14.8pt;margin-top:209.3pt;width:14.4pt;height:14.4pt;z-index:2516583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red" stroked="f" strokeweight="1pt" w14:anchorId="29D9FFA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">
                      <v:stroke joinstyle="miter"/>
                      <v:textbox inset="0,0,0,0">
                        <w:txbxContent>
                          <w:p w:rsidRPr="003C11F7" w:rsidR="001E25A9" w:rsidP="001E25A9" w:rsidRDefault="001E25A9" w14:paraId="6CD9C5C1" w14:textId="77777777">
                            <w:pPr>
                              <w:spacing w:before="0" w:after="0"/>
                              <w:jc w:val="center"/>
                              <w:rPr>
                                <w:sz w:val="16"/>
                                <w:szCs w:val="16"/>
                              </w:rPr>
                            </w:pPr>
                            <w:r>
                              <w:rPr>
                                <w:sz w:val="16"/>
                                <w:szCs w:val="16"/>
                              </w:rPr>
                              <w:t>4</w:t>
                            </w:r>
                          </w:p>
                        </w:txbxContent>
                      </v:textbox>
                    </v:oval>
                  </w:pict>
                </mc:Fallback>
              </mc:AlternateContent>
            </w:r>
            <w:r w:rsidR="001E25A9">
              <w:rPr>
                <w:noProof/>
              </w:rPr>
              <mc:AlternateContent>
                <mc:Choice Requires="wps">
                  <w:drawing>
                    <wp:anchor distT="0" distB="0" distL="114300" distR="114300" simplePos="0" relativeHeight="251658342" behindDoc="0" locked="0" layoutInCell="1" allowOverlap="1" wp14:anchorId="67FBB7C1" wp14:editId="3EC55555">
                      <wp:simplePos x="0" y="0"/>
                      <wp:positionH relativeFrom="margin">
                        <wp:posOffset>238125</wp:posOffset>
                      </wp:positionH>
                      <wp:positionV relativeFrom="paragraph">
                        <wp:posOffset>387350</wp:posOffset>
                      </wp:positionV>
                      <wp:extent cx="3186430" cy="807720"/>
                      <wp:effectExtent l="0" t="0" r="13970" b="11430"/>
                      <wp:wrapNone/>
                      <wp:docPr id="1704115326" name="Rectangle 1"/>
                      <wp:cNvGraphicFramePr/>
                      <a:graphic xmlns:a="http://schemas.openxmlformats.org/drawingml/2006/main">
                        <a:graphicData uri="http://schemas.microsoft.com/office/word/2010/wordprocessingShape">
                          <wps:wsp>
                            <wps:cNvSpPr/>
                            <wps:spPr>
                              <a:xfrm>
                                <a:off x="0" y="0"/>
                                <a:ext cx="3186430" cy="80772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w:pict>
                    <v:rect id="Rectangle 1" style="position:absolute;margin-left:18.75pt;margin-top:30.5pt;width:250.9pt;height:63.6pt;z-index:2516583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red" strokeweight="1pt" w14:anchorId="0BD18B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">
                      <w10:wrap anchorx="margin"/>
                    </v:rect>
                  </w:pict>
                </mc:Fallback>
              </mc:AlternateContent>
            </w:r>
            <w:r w:rsidR="001E25A9">
              <w:rPr>
                <w:noProof/>
              </w:rPr>
              <mc:AlternateContent>
                <mc:Choice Requires="wps">
                  <w:drawing>
                    <wp:anchor distT="0" distB="0" distL="114300" distR="114300" simplePos="0" relativeHeight="251658343" behindDoc="0" locked="0" layoutInCell="1" allowOverlap="1" wp14:anchorId="33677F23" wp14:editId="248532B7">
                      <wp:simplePos x="0" y="0"/>
                      <wp:positionH relativeFrom="margin">
                        <wp:posOffset>824865</wp:posOffset>
                      </wp:positionH>
                      <wp:positionV relativeFrom="paragraph">
                        <wp:posOffset>1461770</wp:posOffset>
                      </wp:positionV>
                      <wp:extent cx="321310" cy="76200"/>
                      <wp:effectExtent l="0" t="0" r="21590" b="19050"/>
                      <wp:wrapNone/>
                      <wp:docPr id="1212640467" name="Rectangle 1"/>
                      <wp:cNvGraphicFramePr/>
                      <a:graphic xmlns:a="http://schemas.openxmlformats.org/drawingml/2006/main">
                        <a:graphicData uri="http://schemas.microsoft.com/office/word/2010/wordprocessingShape">
                          <wps:wsp>
                            <wps:cNvSpPr/>
                            <wps:spPr>
                              <a:xfrm>
                                <a:off x="0" y="0"/>
                                <a:ext cx="321310" cy="7620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w:pict>
                    <v:rect id="Rectangle 1" style="position:absolute;margin-left:64.95pt;margin-top:115.1pt;width:25.3pt;height:6pt;z-index:25165834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red" strokeweight="1pt" w14:anchorId="6A946AB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">
                      <w10:wrap anchorx="margin"/>
                    </v:rect>
                  </w:pict>
                </mc:Fallback>
              </mc:AlternateContent>
            </w:r>
            <w:r w:rsidR="001E25A9">
              <w:rPr>
                <w:noProof/>
              </w:rPr>
              <mc:AlternateContent>
                <mc:Choice Requires="wps">
                  <w:drawing>
                    <wp:anchor distT="0" distB="0" distL="114300" distR="114300" simplePos="0" relativeHeight="251658346" behindDoc="0" locked="0" layoutInCell="1" allowOverlap="1" wp14:anchorId="24F75785" wp14:editId="3FE55645">
                      <wp:simplePos x="0" y="0"/>
                      <wp:positionH relativeFrom="column">
                        <wp:posOffset>1122680</wp:posOffset>
                      </wp:positionH>
                      <wp:positionV relativeFrom="paragraph">
                        <wp:posOffset>1423670</wp:posOffset>
                      </wp:positionV>
                      <wp:extent cx="182880" cy="182880"/>
                      <wp:effectExtent l="0" t="0" r="7620" b="7620"/>
                      <wp:wrapNone/>
                      <wp:docPr id="1638611964" name="Oval 1"/>
                      <wp:cNvGraphicFramePr/>
                      <a:graphic xmlns:a="http://schemas.openxmlformats.org/drawingml/2006/main">
                        <a:graphicData uri="http://schemas.microsoft.com/office/word/2010/wordprocessingShape">
                          <wps:wsp>
                            <wps:cNvSpPr/>
                            <wps:spPr>
                              <a:xfrm>
                                <a:off x="0" y="0"/>
                                <a:ext cx="182880" cy="182880"/>
                              </a:xfrm>
                              <a:prstGeom prst="ellipse">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9846A6E" w14:textId="77777777" w:rsidR="001E25A9" w:rsidRPr="003C11F7" w:rsidRDefault="001E25A9" w:rsidP="001E25A9">
                                  <w:pPr>
                                    <w:spacing w:before="0" w:after="0"/>
                                    <w:jc w:val="center"/>
                                    <w:rPr>
                                      <w:sz w:val="16"/>
                                      <w:szCs w:val="16"/>
                                    </w:rPr>
                                  </w:pPr>
                                  <w:r>
                                    <w:rPr>
                                      <w:sz w:val="16"/>
                                      <w:szCs w:val="16"/>
                                    </w:rPr>
                                    <w:t>3</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w:pict>
                    <v:oval id="_x0000_s1108" style="position:absolute;left:0;text-align:left;margin-left:88.4pt;margin-top:112.1pt;width:14.4pt;height:14.4pt;z-index:2516583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red" stroked="f" strokeweight="1pt" w14:anchorId="24F757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">
                      <v:stroke joinstyle="miter"/>
                      <v:textbox inset="0,0,0,0">
                        <w:txbxContent>
                          <w:p w:rsidRPr="003C11F7" w:rsidR="001E25A9" w:rsidP="001E25A9" w:rsidRDefault="001E25A9" w14:paraId="79846A6E" w14:textId="77777777">
                            <w:pPr>
                              <w:spacing w:before="0" w:after="0"/>
                              <w:jc w:val="center"/>
                              <w:rPr>
                                <w:sz w:val="16"/>
                                <w:szCs w:val="16"/>
                              </w:rPr>
                            </w:pPr>
                            <w:r>
                              <w:rPr>
                                <w:sz w:val="16"/>
                                <w:szCs w:val="16"/>
                              </w:rPr>
                              <w:t>3</w:t>
                            </w:r>
                          </w:p>
                        </w:txbxContent>
                      </v:textbox>
                    </v:oval>
                  </w:pict>
                </mc:Fallback>
              </mc:AlternateContent>
            </w:r>
            <w:r w:rsidR="001E25A9">
              <w:rPr>
                <w:noProof/>
              </w:rPr>
              <mc:AlternateContent>
                <mc:Choice Requires="wps">
                  <w:drawing>
                    <wp:anchor distT="0" distB="0" distL="114300" distR="114300" simplePos="0" relativeHeight="251658341" behindDoc="0" locked="0" layoutInCell="1" allowOverlap="1" wp14:anchorId="5C2B5D72" wp14:editId="06ACCA17">
                      <wp:simplePos x="0" y="0"/>
                      <wp:positionH relativeFrom="margin">
                        <wp:posOffset>1020445</wp:posOffset>
                      </wp:positionH>
                      <wp:positionV relativeFrom="paragraph">
                        <wp:posOffset>1218565</wp:posOffset>
                      </wp:positionV>
                      <wp:extent cx="498296" cy="148975"/>
                      <wp:effectExtent l="0" t="0" r="16510" b="22860"/>
                      <wp:wrapNone/>
                      <wp:docPr id="1084010024" name="Rectangle 1"/>
                      <wp:cNvGraphicFramePr/>
                      <a:graphic xmlns:a="http://schemas.openxmlformats.org/drawingml/2006/main">
                        <a:graphicData uri="http://schemas.microsoft.com/office/word/2010/wordprocessingShape">
                          <wps:wsp>
                            <wps:cNvSpPr/>
                            <wps:spPr>
                              <a:xfrm>
                                <a:off x="0" y="0"/>
                                <a:ext cx="498296" cy="148975"/>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w:pict>
                    <v:rect id="Rectangle 1" style="position:absolute;margin-left:80.35pt;margin-top:95.95pt;width:39.25pt;height:11.75pt;z-index:25165834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red" strokeweight="1pt" w14:anchorId="6A3DD5A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">
                      <w10:wrap anchorx="margin"/>
                    </v:rect>
                  </w:pict>
                </mc:Fallback>
              </mc:AlternateContent>
            </w:r>
            <w:r w:rsidR="001E25A9">
              <w:rPr>
                <w:noProof/>
              </w:rPr>
              <mc:AlternateContent>
                <mc:Choice Requires="wps">
                  <w:drawing>
                    <wp:anchor distT="0" distB="0" distL="114300" distR="114300" simplePos="0" relativeHeight="251658348" behindDoc="0" locked="0" layoutInCell="1" allowOverlap="1" wp14:anchorId="2DD18882" wp14:editId="5A6EA6E3">
                      <wp:simplePos x="0" y="0"/>
                      <wp:positionH relativeFrom="column">
                        <wp:posOffset>147669</wp:posOffset>
                      </wp:positionH>
                      <wp:positionV relativeFrom="paragraph">
                        <wp:posOffset>292121</wp:posOffset>
                      </wp:positionV>
                      <wp:extent cx="182880" cy="182880"/>
                      <wp:effectExtent l="0" t="0" r="7620" b="7620"/>
                      <wp:wrapNone/>
                      <wp:docPr id="1963467018" name="Oval 1"/>
                      <wp:cNvGraphicFramePr/>
                      <a:graphic xmlns:a="http://schemas.openxmlformats.org/drawingml/2006/main">
                        <a:graphicData uri="http://schemas.microsoft.com/office/word/2010/wordprocessingShape">
                          <wps:wsp>
                            <wps:cNvSpPr/>
                            <wps:spPr>
                              <a:xfrm>
                                <a:off x="0" y="0"/>
                                <a:ext cx="182880" cy="182880"/>
                              </a:xfrm>
                              <a:prstGeom prst="ellipse">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7F3FEC3" w14:textId="77777777" w:rsidR="001E25A9" w:rsidRPr="003C11F7" w:rsidRDefault="001E25A9" w:rsidP="001E25A9">
                                  <w:pPr>
                                    <w:spacing w:before="0" w:after="0"/>
                                    <w:jc w:val="center"/>
                                    <w:rPr>
                                      <w:sz w:val="16"/>
                                      <w:szCs w:val="16"/>
                                    </w:rPr>
                                  </w:pPr>
                                  <w:r>
                                    <w:rPr>
                                      <w:sz w:val="16"/>
                                      <w:szCs w:val="16"/>
                                    </w:rPr>
                                    <w:t>2</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w:pict>
                    <v:oval id="_x0000_s1109" style="position:absolute;left:0;text-align:left;margin-left:11.65pt;margin-top:23pt;width:14.4pt;height:14.4pt;z-index:2516583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red" stroked="f" strokeweight="1pt" w14:anchorId="2DD188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">
                      <v:stroke joinstyle="miter"/>
                      <v:textbox inset="0,0,0,0">
                        <w:txbxContent>
                          <w:p w:rsidRPr="003C11F7" w:rsidR="001E25A9" w:rsidP="001E25A9" w:rsidRDefault="001E25A9" w14:paraId="67F3FEC3" w14:textId="77777777">
                            <w:pPr>
                              <w:spacing w:before="0" w:after="0"/>
                              <w:jc w:val="center"/>
                              <w:rPr>
                                <w:sz w:val="16"/>
                                <w:szCs w:val="16"/>
                              </w:rPr>
                            </w:pPr>
                            <w:r>
                              <w:rPr>
                                <w:sz w:val="16"/>
                                <w:szCs w:val="16"/>
                              </w:rPr>
                              <w:t>2</w:t>
                            </w:r>
                          </w:p>
                        </w:txbxContent>
                      </v:textbox>
                    </v:oval>
                  </w:pict>
                </mc:Fallback>
              </mc:AlternateContent>
            </w:r>
            <w:r w:rsidR="001E25A9">
              <w:rPr>
                <w:noProof/>
              </w:rPr>
              <mc:AlternateContent>
                <mc:Choice Requires="wps">
                  <w:drawing>
                    <wp:anchor distT="0" distB="0" distL="114300" distR="114300" simplePos="0" relativeHeight="251658347" behindDoc="0" locked="0" layoutInCell="1" allowOverlap="1" wp14:anchorId="62052D20" wp14:editId="7BA11C95">
                      <wp:simplePos x="0" y="0"/>
                      <wp:positionH relativeFrom="column">
                        <wp:posOffset>1447350</wp:posOffset>
                      </wp:positionH>
                      <wp:positionV relativeFrom="paragraph">
                        <wp:posOffset>1232207</wp:posOffset>
                      </wp:positionV>
                      <wp:extent cx="182880" cy="182880"/>
                      <wp:effectExtent l="0" t="0" r="7620" b="7620"/>
                      <wp:wrapNone/>
                      <wp:docPr id="1217262545" name="Oval 1"/>
                      <wp:cNvGraphicFramePr/>
                      <a:graphic xmlns:a="http://schemas.openxmlformats.org/drawingml/2006/main">
                        <a:graphicData uri="http://schemas.microsoft.com/office/word/2010/wordprocessingShape">
                          <wps:wsp>
                            <wps:cNvSpPr/>
                            <wps:spPr>
                              <a:xfrm>
                                <a:off x="0" y="0"/>
                                <a:ext cx="182880" cy="182880"/>
                              </a:xfrm>
                              <a:prstGeom prst="ellipse">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68161F9" w14:textId="77777777" w:rsidR="001E25A9" w:rsidRPr="003C11F7" w:rsidRDefault="001E25A9" w:rsidP="001E25A9">
                                  <w:pPr>
                                    <w:spacing w:before="0" w:after="0"/>
                                    <w:jc w:val="center"/>
                                    <w:rPr>
                                      <w:sz w:val="16"/>
                                      <w:szCs w:val="16"/>
                                    </w:rPr>
                                  </w:pPr>
                                  <w:r>
                                    <w:rPr>
                                      <w:sz w:val="16"/>
                                      <w:szCs w:val="16"/>
                                    </w:rPr>
                                    <w:t>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w:pict>
                    <v:oval id="_x0000_s1110" style="position:absolute;left:0;text-align:left;margin-left:113.95pt;margin-top:97pt;width:14.4pt;height:14.4pt;z-index:2516583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red" stroked="f" strokeweight="1pt" w14:anchorId="62052D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">
                      <v:stroke joinstyle="miter"/>
                      <v:textbox inset="0,0,0,0">
                        <w:txbxContent>
                          <w:p w:rsidRPr="003C11F7" w:rsidR="001E25A9" w:rsidP="001E25A9" w:rsidRDefault="001E25A9" w14:paraId="168161F9" w14:textId="77777777">
                            <w:pPr>
                              <w:spacing w:before="0" w:after="0"/>
                              <w:jc w:val="center"/>
                              <w:rPr>
                                <w:sz w:val="16"/>
                                <w:szCs w:val="16"/>
                              </w:rPr>
                            </w:pPr>
                            <w:r>
                              <w:rPr>
                                <w:sz w:val="16"/>
                                <w:szCs w:val="16"/>
                              </w:rPr>
                              <w:t>1</w:t>
                            </w:r>
                          </w:p>
                        </w:txbxContent>
                      </v:textbox>
                    </v:oval>
                  </w:pict>
                </mc:Fallback>
              </mc:AlternateContent>
            </w:r>
            <w:r w:rsidR="001E25A9" w:rsidRPr="00636813">
              <w:rPr>
                <w:noProof/>
              </w:rPr>
              <w:drawing>
                <wp:inline distT="0" distB="0" distL="0" distR="0" wp14:anchorId="6ED278E9" wp14:editId="1B757B5B">
                  <wp:extent cx="3422650" cy="4386879"/>
                  <wp:effectExtent l="0" t="0" r="6350" b="0"/>
                  <wp:docPr id="11087682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768260" name="Picture 1" descr="A screenshot of a computer&#10;&#10;AI-generated content may be incorrect."/>
                          <pic:cNvPicPr/>
                        </pic:nvPicPr>
                        <pic:blipFill>
                          <a:blip r:embed="rId24"/>
                          <a:stretch>
                            <a:fillRect/>
                          </a:stretch>
                        </pic:blipFill>
                        <pic:spPr>
                          <a:xfrm>
                            <a:off x="0" y="0"/>
                            <a:ext cx="3423589" cy="4388082"/>
                          </a:xfrm>
                          <a:prstGeom prst="rect">
                            <a:avLst/>
                          </a:prstGeom>
                        </pic:spPr>
                      </pic:pic>
                    </a:graphicData>
                  </a:graphic>
                </wp:inline>
              </w:drawing>
            </w:r>
          </w:p>
        </w:tc>
      </w:tr>
    </w:tbl>
    <w:p w14:paraId="63A96FC1" w14:textId="12C43043" w:rsidR="00DE3181" w:rsidRDefault="00134BD2" w:rsidP="006E462F">
      <w:r>
        <w:rPr>
          <w:b/>
          <w:bCs/>
        </w:rPr>
        <w:t>S</w:t>
      </w:r>
      <w:r w:rsidR="007764A3">
        <w:rPr>
          <w:b/>
          <w:bCs/>
        </w:rPr>
        <w:t xml:space="preserve">heet </w:t>
      </w:r>
      <w:r w:rsidR="007165E5" w:rsidRPr="00B96A57">
        <w:rPr>
          <w:b/>
          <w:bCs/>
        </w:rPr>
        <w:t xml:space="preserve">“1_6” </w:t>
      </w:r>
      <w:r w:rsidR="00DA2E12" w:rsidRPr="00B96A57">
        <w:rPr>
          <w:b/>
          <w:bCs/>
        </w:rPr>
        <w:t>ha</w:t>
      </w:r>
      <w:r>
        <w:rPr>
          <w:b/>
          <w:bCs/>
        </w:rPr>
        <w:t>s</w:t>
      </w:r>
      <w:r w:rsidR="00DA2E12" w:rsidRPr="00B96A57">
        <w:rPr>
          <w:b/>
          <w:bCs/>
        </w:rPr>
        <w:t xml:space="preserve"> two identical modules to estimate the revenue and expenditure </w:t>
      </w:r>
      <w:r w:rsidR="00310DF0" w:rsidRPr="00B96A57">
        <w:rPr>
          <w:b/>
          <w:bCs/>
        </w:rPr>
        <w:t>elasticities based</w:t>
      </w:r>
      <w:r w:rsidR="009E4C13" w:rsidRPr="00B96A57">
        <w:rPr>
          <w:b/>
          <w:bCs/>
        </w:rPr>
        <w:t xml:space="preserve"> on </w:t>
      </w:r>
      <w:r w:rsidR="00310DF0" w:rsidRPr="00B96A57">
        <w:rPr>
          <w:b/>
          <w:bCs/>
        </w:rPr>
        <w:t xml:space="preserve">log-log </w:t>
      </w:r>
      <w:r w:rsidR="009E4C13" w:rsidRPr="00B96A57">
        <w:rPr>
          <w:b/>
          <w:bCs/>
        </w:rPr>
        <w:t>regressions</w:t>
      </w:r>
      <w:r w:rsidR="00DA2E12" w:rsidRPr="00B96A57">
        <w:rPr>
          <w:b/>
          <w:bCs/>
        </w:rPr>
        <w:t>.</w:t>
      </w:r>
      <w:r w:rsidR="009E4C13">
        <w:t xml:space="preserve"> </w:t>
      </w:r>
      <w:r w:rsidR="008A2E45">
        <w:t>Each</w:t>
      </w:r>
      <w:r w:rsidR="001452E6">
        <w:t xml:space="preserve"> module</w:t>
      </w:r>
      <w:r w:rsidR="008A2E45">
        <w:t xml:space="preserve"> </w:t>
      </w:r>
      <w:r w:rsidR="007A7B40">
        <w:t>display</w:t>
      </w:r>
      <w:r w:rsidR="0081687D">
        <w:t>s</w:t>
      </w:r>
      <w:r w:rsidR="007A7B40">
        <w:t xml:space="preserve"> the estimated elasticity</w:t>
      </w:r>
      <w:r w:rsidR="00310DF0">
        <w:t xml:space="preserve"> [1]</w:t>
      </w:r>
      <w:r w:rsidR="007A7B40">
        <w:t xml:space="preserve"> and </w:t>
      </w:r>
      <w:r w:rsidR="008A2E45">
        <w:t xml:space="preserve">has </w:t>
      </w:r>
      <w:r w:rsidR="00FD5306">
        <w:t>three</w:t>
      </w:r>
      <w:r w:rsidR="008A2E45">
        <w:t xml:space="preserve"> </w:t>
      </w:r>
      <w:r w:rsidR="001452E6">
        <w:t>visualizations</w:t>
      </w:r>
      <w:r w:rsidR="008A2E45">
        <w:t xml:space="preserve"> </w:t>
      </w:r>
      <w:r w:rsidR="007A7B40">
        <w:t xml:space="preserve">to evaluate the </w:t>
      </w:r>
      <w:r w:rsidR="00B96A57">
        <w:t>results</w:t>
      </w:r>
      <w:r w:rsidR="007A7B40">
        <w:t>:</w:t>
      </w:r>
      <w:r w:rsidR="008A2E45">
        <w:t xml:space="preserve"> (i) </w:t>
      </w:r>
      <w:r w:rsidR="001452E6">
        <w:t xml:space="preserve">a line-area chart with </w:t>
      </w:r>
      <w:r w:rsidR="008A2E45">
        <w:t>real GDP</w:t>
      </w:r>
      <w:r w:rsidR="001452E6">
        <w:t xml:space="preserve">, </w:t>
      </w:r>
      <w:r w:rsidR="008A2E45">
        <w:t>the real revenues (</w:t>
      </w:r>
      <w:r w:rsidR="001452E6">
        <w:t>expenditures</w:t>
      </w:r>
      <w:r w:rsidR="008A2E45">
        <w:t>)</w:t>
      </w:r>
      <w:r w:rsidR="001452E6">
        <w:t>, and the fitted value, (ii) a scatter plot of real GDP and real revenues (expenditures), and (iii)</w:t>
      </w:r>
      <w:r w:rsidR="008B01C1">
        <w:t xml:space="preserve"> a line-area chart with the actual </w:t>
      </w:r>
      <w:r w:rsidR="00C46D90">
        <w:t xml:space="preserve">and filtered </w:t>
      </w:r>
      <w:r w:rsidR="008B01C1">
        <w:t>revenues (expenditures) and the residual</w:t>
      </w:r>
      <w:r w:rsidR="007A7B40">
        <w:t xml:space="preserve"> (</w:t>
      </w:r>
      <w:r w:rsidR="007A7B40">
        <w:fldChar w:fldCharType="begin"/>
      </w:r>
      <w:r w:rsidR="007A7B40">
        <w:instrText xml:space="preserve"> REF _Ref197341800 \h </w:instrText>
      </w:r>
      <w:r w:rsidR="007A7B40">
        <w:fldChar w:fldCharType="separate"/>
      </w:r>
      <w:r w:rsidR="00AF069E">
        <w:t xml:space="preserve">Figure </w:t>
      </w:r>
      <w:r w:rsidR="00AF069E">
        <w:rPr>
          <w:noProof/>
        </w:rPr>
        <w:t>10</w:t>
      </w:r>
      <w:r w:rsidR="007A7B40">
        <w:fldChar w:fldCharType="end"/>
      </w:r>
      <w:r w:rsidR="007A7B40">
        <w:t>) [</w:t>
      </w:r>
      <w:r w:rsidR="00310DF0">
        <w:t>2</w:t>
      </w:r>
      <w:r w:rsidR="007A7B40">
        <w:t>]</w:t>
      </w:r>
      <w:r w:rsidR="008B01C1">
        <w:t xml:space="preserve">. </w:t>
      </w:r>
      <w:r w:rsidR="00FD5306">
        <w:t>Th</w:t>
      </w:r>
      <w:r w:rsidR="00AE350F">
        <w:t xml:space="preserve">ese </w:t>
      </w:r>
      <w:r w:rsidR="00FD5306">
        <w:t xml:space="preserve">modules only require </w:t>
      </w:r>
      <w:r w:rsidR="001D6F0E">
        <w:t>setting</w:t>
      </w:r>
      <w:r w:rsidR="00FD5306">
        <w:t xml:space="preserve"> </w:t>
      </w:r>
      <w:r w:rsidR="00AE350F">
        <w:t>the</w:t>
      </w:r>
      <w:r w:rsidR="00FD5306">
        <w:t xml:space="preserve"> initial year</w:t>
      </w:r>
      <w:r w:rsidR="007A7B40">
        <w:t xml:space="preserve"> [</w:t>
      </w:r>
      <w:r w:rsidR="00273463">
        <w:t>3</w:t>
      </w:r>
      <w:r w:rsidR="007A7B40">
        <w:t>]</w:t>
      </w:r>
      <w:r w:rsidR="00FD5306">
        <w:t xml:space="preserve"> as the </w:t>
      </w:r>
      <w:r w:rsidR="00AE350F">
        <w:t>model</w:t>
      </w:r>
      <w:r w:rsidR="00FD5306">
        <w:t xml:space="preserve"> automatically </w:t>
      </w:r>
      <w:r w:rsidR="00C860D0">
        <w:t>selects</w:t>
      </w:r>
      <w:r w:rsidR="00FD5306">
        <w:t xml:space="preserve"> </w:t>
      </w:r>
      <w:r w:rsidR="00AE350F">
        <w:t>all</w:t>
      </w:r>
      <w:r w:rsidR="00FD5306">
        <w:t xml:space="preserve"> years from th</w:t>
      </w:r>
      <w:r w:rsidR="00C46D90">
        <w:t xml:space="preserve">is </w:t>
      </w:r>
      <w:r w:rsidR="00FD5306">
        <w:t>year to the last available year</w:t>
      </w:r>
      <w:r w:rsidR="00AE350F">
        <w:t xml:space="preserve"> in the </w:t>
      </w:r>
      <w:r w:rsidR="001D6F0E">
        <w:t>backend</w:t>
      </w:r>
      <w:r w:rsidR="00AE350F">
        <w:t xml:space="preserve"> dataset</w:t>
      </w:r>
      <w:r w:rsidR="001D6F0E">
        <w:t>s</w:t>
      </w:r>
      <w:r w:rsidR="00FD5306">
        <w:t>.</w:t>
      </w:r>
      <w:r w:rsidR="00AE350F">
        <w:t xml:space="preserve"> </w:t>
      </w:r>
      <w:r w:rsidR="008B7145">
        <w:t>T</w:t>
      </w:r>
      <w:r w:rsidR="00C860D0">
        <w:t>he</w:t>
      </w:r>
      <w:r w:rsidR="00AE350F">
        <w:t xml:space="preserve"> </w:t>
      </w:r>
      <w:r w:rsidR="00C860D0">
        <w:t>option</w:t>
      </w:r>
      <w:r w:rsidR="00AE350F">
        <w:t xml:space="preserve"> to set the </w:t>
      </w:r>
      <w:r w:rsidR="008B7145">
        <w:t>initial</w:t>
      </w:r>
      <w:r w:rsidR="00AE350F">
        <w:t xml:space="preserve"> year </w:t>
      </w:r>
      <w:r w:rsidR="00C860D0">
        <w:t>allows</w:t>
      </w:r>
      <w:r w:rsidR="00AE350F">
        <w:t xml:space="preserve"> user</w:t>
      </w:r>
      <w:r w:rsidR="00C860D0">
        <w:t>s</w:t>
      </w:r>
      <w:r w:rsidR="00AE350F">
        <w:t xml:space="preserve"> to </w:t>
      </w:r>
      <w:r w:rsidR="00E55303">
        <w:t xml:space="preserve">exclude </w:t>
      </w:r>
      <w:r w:rsidR="00AE350F">
        <w:t xml:space="preserve">data before </w:t>
      </w:r>
      <w:r w:rsidR="003C0E0C">
        <w:t>an</w:t>
      </w:r>
      <w:r w:rsidR="00AE350F">
        <w:t xml:space="preserve"> old</w:t>
      </w:r>
      <w:r w:rsidR="00E55303">
        <w:t xml:space="preserve"> structural </w:t>
      </w:r>
      <w:r w:rsidR="0050765F">
        <w:t>change</w:t>
      </w:r>
      <w:r w:rsidR="00E55303">
        <w:t xml:space="preserve"> that can bias the estimation.</w:t>
      </w:r>
      <w:r w:rsidR="00AE350F">
        <w:t xml:space="preserve"> </w:t>
      </w:r>
      <w:r w:rsidR="007F4BB4">
        <w:t>With this information</w:t>
      </w:r>
      <w:r w:rsidR="00490AA4">
        <w:t>,</w:t>
      </w:r>
      <w:r w:rsidR="007F4BB4">
        <w:t xml:space="preserve"> the elasticity is calculated using a log-log regression in the data section [</w:t>
      </w:r>
      <w:r w:rsidR="00273463">
        <w:t>4</w:t>
      </w:r>
      <w:r w:rsidR="001C2CD5">
        <w:t>]</w:t>
      </w:r>
      <w:r w:rsidR="000A4250">
        <w:t>,</w:t>
      </w:r>
      <w:r w:rsidR="001C2CD5">
        <w:t xml:space="preserve"> where user</w:t>
      </w:r>
      <w:r w:rsidR="002A78A0">
        <w:t>s</w:t>
      </w:r>
      <w:r w:rsidR="001C2CD5">
        <w:t xml:space="preserve"> can </w:t>
      </w:r>
      <w:r w:rsidR="002A78A0">
        <w:t xml:space="preserve">use </w:t>
      </w:r>
      <w:r w:rsidR="003676C2">
        <w:t>the</w:t>
      </w:r>
      <w:r w:rsidR="003A6446">
        <w:t xml:space="preserve"> orange cells to </w:t>
      </w:r>
      <w:r w:rsidR="0050765F">
        <w:t xml:space="preserve">set </w:t>
      </w:r>
      <w:r w:rsidR="001C2CD5">
        <w:t>up to four dummy variables to define structural breaks o</w:t>
      </w:r>
      <w:r w:rsidR="00552E22">
        <w:t>r</w:t>
      </w:r>
      <w:r w:rsidR="001C2CD5">
        <w:t xml:space="preserve"> one-off </w:t>
      </w:r>
      <w:r w:rsidR="002A78A0">
        <w:t>events</w:t>
      </w:r>
      <w:r w:rsidR="00F9226A">
        <w:t xml:space="preserve"> [</w:t>
      </w:r>
      <w:r w:rsidR="00273463">
        <w:t>5</w:t>
      </w:r>
      <w:r w:rsidR="00F9226A">
        <w:t>]</w:t>
      </w:r>
      <w:r w:rsidR="00552E22">
        <w:t>.</w:t>
      </w:r>
      <w:r w:rsidR="003A6446">
        <w:t xml:space="preserve"> </w:t>
      </w:r>
      <w:r w:rsidR="002C0195">
        <w:t>The</w:t>
      </w:r>
      <w:r w:rsidR="003676C2">
        <w:t xml:space="preserve"> regression</w:t>
      </w:r>
      <w:r w:rsidR="002C0195">
        <w:t>s</w:t>
      </w:r>
      <w:r w:rsidR="003676C2">
        <w:t xml:space="preserve"> will not work if users do not </w:t>
      </w:r>
      <w:r w:rsidR="00F27872">
        <w:t xml:space="preserve">insert values </w:t>
      </w:r>
      <w:r w:rsidR="00097D67">
        <w:t xml:space="preserve">different </w:t>
      </w:r>
      <w:r w:rsidR="002C0195">
        <w:t>from</w:t>
      </w:r>
      <w:r w:rsidR="00F27872">
        <w:t xml:space="preserve"> one or zero in the entire column.</w:t>
      </w:r>
      <w:r w:rsidR="00BB347E">
        <w:t xml:space="preserve"> </w:t>
      </w:r>
    </w:p>
    <w:p w14:paraId="1BDE2255" w14:textId="138B6AC3" w:rsidR="003F4044" w:rsidRPr="00C01057" w:rsidRDefault="003F4044" w:rsidP="00A30ECB">
      <w:pPr>
        <w:pStyle w:val="Heading2"/>
      </w:pPr>
      <w:bookmarkStart w:id="34" w:name="_Toc197744503"/>
      <w:r>
        <w:t>Revenues section</w:t>
      </w:r>
      <w:bookmarkEnd w:id="34"/>
    </w:p>
    <w:p w14:paraId="6F543832" w14:textId="5534903E" w:rsidR="00E324B1" w:rsidRDefault="00B84294" w:rsidP="00E324B1">
      <w:r w:rsidRPr="5B920272">
        <w:rPr>
          <w:b/>
          <w:bCs/>
        </w:rPr>
        <w:t>This section includes revenue profiles</w:t>
      </w:r>
      <w:r w:rsidR="00D01BE8">
        <w:t xml:space="preserve">. It </w:t>
      </w:r>
      <w:r w:rsidR="00CD0A5E">
        <w:t>provides comprehensive insights into state revenues</w:t>
      </w:r>
      <w:r w:rsidR="00EF688E">
        <w:t>,</w:t>
      </w:r>
      <w:r w:rsidR="00D01BE8">
        <w:t xml:space="preserve"> including </w:t>
      </w:r>
      <w:r w:rsidR="00D0446A">
        <w:t>a d</w:t>
      </w:r>
      <w:r w:rsidR="00CD0A5E">
        <w:t>etailed breakdown of fiscal revenues</w:t>
      </w:r>
      <w:r w:rsidR="007E31EA">
        <w:t xml:space="preserve"> and </w:t>
      </w:r>
      <w:r w:rsidR="00C571CD">
        <w:t xml:space="preserve">indicators on the dependency </w:t>
      </w:r>
      <w:r w:rsidR="00CD0A5E">
        <w:t>on central government transfers.</w:t>
      </w:r>
      <w:r w:rsidR="005852D1">
        <w:t xml:space="preserve"> In this case</w:t>
      </w:r>
      <w:r w:rsidR="005C37B5">
        <w:t>, no visualization me</w:t>
      </w:r>
      <w:r w:rsidR="0014061D">
        <w:t>rits</w:t>
      </w:r>
      <w:r w:rsidR="005C37B5">
        <w:t xml:space="preserve"> </w:t>
      </w:r>
      <w:r w:rsidR="0014061D">
        <w:t>additional description</w:t>
      </w:r>
      <w:r w:rsidR="005C37B5">
        <w:t xml:space="preserve"> as the</w:t>
      </w:r>
      <w:r w:rsidR="0014061D">
        <w:t xml:space="preserve"> </w:t>
      </w:r>
      <w:r w:rsidR="005C37B5">
        <w:t xml:space="preserve">tables </w:t>
      </w:r>
      <w:r w:rsidR="00E324B1">
        <w:t xml:space="preserve">and charts in 2_1 operate like the </w:t>
      </w:r>
      <w:r w:rsidR="00D47DAE">
        <w:t xml:space="preserve">key indicators sheet discussed </w:t>
      </w:r>
      <w:r w:rsidR="00E324B1">
        <w:t xml:space="preserve">previously, and the other </w:t>
      </w:r>
      <w:r w:rsidR="0D2BB6BA">
        <w:t>visualizations</w:t>
      </w:r>
      <w:r w:rsidR="00E324B1">
        <w:t xml:space="preserve"> are in very conventional visualization modules.</w:t>
      </w:r>
      <w:r w:rsidR="000405E3">
        <w:t xml:space="preserve"> In each of th</w:t>
      </w:r>
      <w:r w:rsidR="0080743C">
        <w:t>ese m</w:t>
      </w:r>
      <w:r w:rsidR="000405E3">
        <w:t>odules</w:t>
      </w:r>
      <w:r w:rsidR="00630D8B">
        <w:t>,</w:t>
      </w:r>
      <w:r w:rsidR="000405E3">
        <w:t xml:space="preserve"> </w:t>
      </w:r>
      <w:r w:rsidR="00C61BC6">
        <w:t>users</w:t>
      </w:r>
      <w:r w:rsidR="00CF368A">
        <w:t xml:space="preserve"> can use the </w:t>
      </w:r>
      <w:r w:rsidR="00BB347E">
        <w:t xml:space="preserve">drop-down </w:t>
      </w:r>
      <w:r w:rsidR="00CF368A">
        <w:t xml:space="preserve">list boxes in </w:t>
      </w:r>
      <w:r w:rsidR="00C61BC6">
        <w:t>the dark</w:t>
      </w:r>
      <w:r w:rsidR="00CF368A">
        <w:t xml:space="preserve"> ora</w:t>
      </w:r>
      <w:r w:rsidR="0080743C">
        <w:t>n</w:t>
      </w:r>
      <w:r w:rsidR="00CF368A">
        <w:t>ge cell</w:t>
      </w:r>
      <w:r w:rsidR="0080743C">
        <w:t>s</w:t>
      </w:r>
      <w:r w:rsidR="00CF368A">
        <w:t xml:space="preserve"> to define the </w:t>
      </w:r>
      <w:r w:rsidR="0080743C">
        <w:t>initial and final years of the period of comparison and the time aggregation protocol</w:t>
      </w:r>
      <w:r w:rsidR="00630D8B">
        <w:t>,</w:t>
      </w:r>
      <w:r w:rsidR="00C61BC6">
        <w:t xml:space="preserve"> but</w:t>
      </w:r>
      <w:r w:rsidR="0050562C">
        <w:t>,</w:t>
      </w:r>
      <w:r w:rsidR="00C61BC6">
        <w:t xml:space="preserve"> in </w:t>
      </w:r>
      <w:r w:rsidR="0050562C">
        <w:t xml:space="preserve">sheet </w:t>
      </w:r>
      <w:r w:rsidR="00630D8B">
        <w:t>“</w:t>
      </w:r>
      <w:r w:rsidR="00C61BC6">
        <w:t>2_1</w:t>
      </w:r>
      <w:r w:rsidR="00630D8B">
        <w:t>”</w:t>
      </w:r>
      <w:r w:rsidR="0050562C">
        <w:t>,</w:t>
      </w:r>
      <w:r w:rsidR="00C61BC6">
        <w:t xml:space="preserve"> the final year </w:t>
      </w:r>
      <w:r w:rsidR="00AC63EA">
        <w:t>also define</w:t>
      </w:r>
      <w:r w:rsidR="006A190B">
        <w:t>s</w:t>
      </w:r>
      <w:r w:rsidR="00AC63EA">
        <w:t xml:space="preserve"> the last year in the time series.</w:t>
      </w:r>
    </w:p>
    <w:p w14:paraId="2A6365F7" w14:textId="7B9C30A6" w:rsidR="00BC6A02" w:rsidRDefault="00BC6A02" w:rsidP="00A30ECB">
      <w:pPr>
        <w:pStyle w:val="Heading2"/>
      </w:pPr>
      <w:bookmarkStart w:id="35" w:name="_Toc197744504"/>
      <w:r>
        <w:t>Expenditure section</w:t>
      </w:r>
      <w:bookmarkEnd w:id="35"/>
    </w:p>
    <w:p w14:paraId="151ECAA8" w14:textId="2759BE38" w:rsidR="00D921D9" w:rsidRDefault="00F93DCC" w:rsidP="00F93DCC">
      <w:r w:rsidRPr="00CE179B">
        <w:rPr>
          <w:b/>
          <w:bCs/>
        </w:rPr>
        <w:t xml:space="preserve">This section includes details on expenditure categories of states based on functional classification </w:t>
      </w:r>
      <w:r w:rsidR="00D921D9" w:rsidRPr="00CE179B">
        <w:rPr>
          <w:b/>
          <w:bCs/>
        </w:rPr>
        <w:t>and</w:t>
      </w:r>
      <w:r w:rsidR="00541269" w:rsidRPr="00CE179B">
        <w:rPr>
          <w:b/>
          <w:bCs/>
        </w:rPr>
        <w:t xml:space="preserve"> displays </w:t>
      </w:r>
      <w:r w:rsidR="0004550D" w:rsidRPr="00CE179B">
        <w:rPr>
          <w:b/>
          <w:bCs/>
        </w:rPr>
        <w:t xml:space="preserve">various </w:t>
      </w:r>
      <w:r w:rsidR="00541269" w:rsidRPr="00CE179B">
        <w:rPr>
          <w:b/>
          <w:bCs/>
        </w:rPr>
        <w:t>visualization</w:t>
      </w:r>
      <w:r w:rsidR="0004550D" w:rsidRPr="00CE179B">
        <w:rPr>
          <w:b/>
          <w:bCs/>
        </w:rPr>
        <w:t>s</w:t>
      </w:r>
      <w:r w:rsidR="00541269" w:rsidRPr="00CE179B">
        <w:rPr>
          <w:b/>
          <w:bCs/>
        </w:rPr>
        <w:t xml:space="preserve"> to evaluate the efficiency of health and expenditure</w:t>
      </w:r>
      <w:r w:rsidR="0004550D">
        <w:t xml:space="preserve">. </w:t>
      </w:r>
      <w:r w:rsidR="0001697F">
        <w:t>While the tables and chart</w:t>
      </w:r>
      <w:r w:rsidR="007778CF">
        <w:t>s</w:t>
      </w:r>
      <w:r w:rsidR="0001697F">
        <w:t xml:space="preserve"> in the first sheet </w:t>
      </w:r>
      <w:r w:rsidR="00E228D3">
        <w:t xml:space="preserve">provide alternative </w:t>
      </w:r>
      <w:r w:rsidR="006050D9">
        <w:t>visualization</w:t>
      </w:r>
      <w:r w:rsidR="0037664C">
        <w:t>s</w:t>
      </w:r>
      <w:r w:rsidR="00E228D3">
        <w:t xml:space="preserve"> to </w:t>
      </w:r>
      <w:r w:rsidR="0037664C">
        <w:t>assess</w:t>
      </w:r>
      <w:r w:rsidR="00E228D3">
        <w:t xml:space="preserve"> the composition o</w:t>
      </w:r>
      <w:r w:rsidR="006050D9">
        <w:t xml:space="preserve">f </w:t>
      </w:r>
      <w:r w:rsidR="00A6057A">
        <w:t>expenditures,</w:t>
      </w:r>
      <w:r w:rsidR="00F54FE7">
        <w:t xml:space="preserve"> the following tw</w:t>
      </w:r>
      <w:r w:rsidR="00B83E6B">
        <w:t>o</w:t>
      </w:r>
      <w:r w:rsidR="00F54FE7">
        <w:t xml:space="preserve"> sheets </w:t>
      </w:r>
      <w:r w:rsidR="00A527ED">
        <w:t>offer a series</w:t>
      </w:r>
      <w:r w:rsidR="004613FE">
        <w:t xml:space="preserve"> of</w:t>
      </w:r>
      <w:r w:rsidR="00A527ED">
        <w:t xml:space="preserve"> stacked bar chart</w:t>
      </w:r>
      <w:r w:rsidR="00193DA9">
        <w:t>s</w:t>
      </w:r>
      <w:r w:rsidR="00A527ED">
        <w:t xml:space="preserve"> to evaluate the </w:t>
      </w:r>
      <w:r w:rsidR="00841FF6">
        <w:t xml:space="preserve">composition </w:t>
      </w:r>
      <w:r w:rsidR="00B83E6B">
        <w:t xml:space="preserve">of current expenditure </w:t>
      </w:r>
      <w:r w:rsidR="0058588C">
        <w:t>and capital outlay,</w:t>
      </w:r>
      <w:r w:rsidR="00B224C0">
        <w:rPr>
          <w:rStyle w:val="FootnoteReference"/>
        </w:rPr>
        <w:footnoteReference w:id="12"/>
      </w:r>
      <w:r w:rsidR="0058588C">
        <w:t xml:space="preserve"> all of them in very conventional visuali</w:t>
      </w:r>
      <w:r w:rsidR="00816B3A">
        <w:t>z</w:t>
      </w:r>
      <w:r w:rsidR="0058588C">
        <w:t>ation modules</w:t>
      </w:r>
      <w:r w:rsidR="00816B3A">
        <w:t xml:space="preserve"> that do not require further explanation. Conversely, the last t</w:t>
      </w:r>
      <w:r w:rsidR="00A83E57">
        <w:t>w</w:t>
      </w:r>
      <w:r w:rsidR="00816B3A">
        <w:t xml:space="preserve">o </w:t>
      </w:r>
      <w:r w:rsidR="00471780">
        <w:t>sheets</w:t>
      </w:r>
      <w:r w:rsidR="00816B3A">
        <w:t xml:space="preserve"> </w:t>
      </w:r>
      <w:r w:rsidR="00A83E57">
        <w:t xml:space="preserve">include a series of </w:t>
      </w:r>
      <w:r w:rsidR="00B3649B">
        <w:t xml:space="preserve">unconventional visualization modules </w:t>
      </w:r>
      <w:r w:rsidR="00B6049D">
        <w:t>to analyze the efficiency of health and education expenditures</w:t>
      </w:r>
      <w:r w:rsidR="00471780">
        <w:t xml:space="preserve"> that </w:t>
      </w:r>
      <w:r w:rsidR="00193DA9">
        <w:t>need</w:t>
      </w:r>
      <w:r w:rsidR="00471780">
        <w:t xml:space="preserve"> additional explanation.</w:t>
      </w:r>
    </w:p>
    <w:p w14:paraId="11566301" w14:textId="733CF944" w:rsidR="00D921D9" w:rsidRDefault="00DC487C" w:rsidP="00F93DCC">
      <w:r w:rsidRPr="00CE179B">
        <w:rPr>
          <w:b/>
          <w:bCs/>
        </w:rPr>
        <w:t>The last two sheets of this section include the health and education expenditure analysis with similar visualization</w:t>
      </w:r>
      <w:r w:rsidR="00240ABB">
        <w:rPr>
          <w:b/>
          <w:bCs/>
        </w:rPr>
        <w:t>s</w:t>
      </w:r>
      <w:r w:rsidRPr="00CE179B">
        <w:rPr>
          <w:b/>
          <w:bCs/>
        </w:rPr>
        <w:t xml:space="preserve">. </w:t>
      </w:r>
      <w:r w:rsidR="00C210ED" w:rsidRPr="007F56F6">
        <w:t>Each of these sheets has</w:t>
      </w:r>
      <w:r w:rsidR="007F56F6" w:rsidRPr="007F56F6">
        <w:t xml:space="preserve"> four visualizations modules</w:t>
      </w:r>
      <w:r w:rsidR="00CA6B36">
        <w:t xml:space="preserve"> (</w:t>
      </w:r>
      <w:r w:rsidR="00CA6B36">
        <w:fldChar w:fldCharType="begin"/>
      </w:r>
      <w:r w:rsidR="00CA6B36">
        <w:instrText xml:space="preserve"> REF _Ref197343950 \h </w:instrText>
      </w:r>
      <w:r w:rsidR="00CA6B36">
        <w:fldChar w:fldCharType="separate"/>
      </w:r>
      <w:r w:rsidR="00AF069E">
        <w:t xml:space="preserve">Figure </w:t>
      </w:r>
      <w:r w:rsidR="00AF069E">
        <w:rPr>
          <w:noProof/>
        </w:rPr>
        <w:t>11</w:t>
      </w:r>
      <w:r w:rsidR="00CA6B36">
        <w:fldChar w:fldCharType="end"/>
      </w:r>
      <w:r w:rsidR="00CA6B36">
        <w:t>)</w:t>
      </w:r>
      <w:r w:rsidR="00AE58E0">
        <w:t>:</w:t>
      </w:r>
    </w:p>
    <w:p w14:paraId="659C5ED6" w14:textId="41D2176B" w:rsidR="00D47DAE" w:rsidRDefault="00AB2CEE" w:rsidP="00B2578E">
      <w:pPr>
        <w:numPr>
          <w:ilvl w:val="0"/>
          <w:numId w:val="20"/>
        </w:numPr>
        <w:tabs>
          <w:tab w:val="clear" w:pos="720"/>
        </w:tabs>
        <w:ind w:left="360"/>
      </w:pPr>
      <w:r>
        <w:rPr>
          <w:b/>
          <w:bCs/>
        </w:rPr>
        <w:t xml:space="preserve">Simple </w:t>
      </w:r>
      <w:r w:rsidR="00A15AD3">
        <w:rPr>
          <w:b/>
          <w:bCs/>
        </w:rPr>
        <w:t>d</w:t>
      </w:r>
      <w:r w:rsidR="00B2578E">
        <w:rPr>
          <w:b/>
          <w:bCs/>
        </w:rPr>
        <w:t xml:space="preserve">eterministic </w:t>
      </w:r>
      <w:r w:rsidR="002F3353" w:rsidRPr="00D57C0F">
        <w:rPr>
          <w:b/>
          <w:bCs/>
        </w:rPr>
        <w:t>frontier</w:t>
      </w:r>
      <w:r w:rsidR="00B2578E">
        <w:rPr>
          <w:b/>
          <w:bCs/>
        </w:rPr>
        <w:t>s</w:t>
      </w:r>
      <w:r w:rsidR="00CA6B36">
        <w:rPr>
          <w:b/>
          <w:bCs/>
        </w:rPr>
        <w:t xml:space="preserve"> </w:t>
      </w:r>
      <w:r w:rsidR="00CA6B36" w:rsidRPr="00CA6B36">
        <w:t>[1]</w:t>
      </w:r>
      <w:r w:rsidR="00D47DAE" w:rsidRPr="00D57C0F">
        <w:rPr>
          <w:b/>
          <w:bCs/>
        </w:rPr>
        <w:t>:</w:t>
      </w:r>
      <w:r w:rsidR="00D47DAE" w:rsidRPr="00C01057">
        <w:t xml:space="preserve"> The first visualization plots the efficiency frontier based on Data Envelopment Analysis (DEA) and Free Disposal Hull (FDH)</w:t>
      </w:r>
      <w:r w:rsidR="00C553F5">
        <w:t>.</w:t>
      </w:r>
      <w:r w:rsidR="00D47DAE" w:rsidRPr="00C01057">
        <w:rPr>
          <w:rStyle w:val="FootnoteReference"/>
        </w:rPr>
        <w:footnoteReference w:id="13"/>
      </w:r>
      <w:r w:rsidR="00FB49AA">
        <w:t xml:space="preserve"> In this case, user</w:t>
      </w:r>
      <w:r w:rsidR="00623701">
        <w:t>s</w:t>
      </w:r>
      <w:r w:rsidR="00FB49AA">
        <w:t xml:space="preserve"> only need to define the </w:t>
      </w:r>
      <w:r w:rsidR="0056724D">
        <w:t xml:space="preserve">outcome </w:t>
      </w:r>
      <w:r w:rsidR="00A2782D">
        <w:t xml:space="preserve">variable </w:t>
      </w:r>
      <w:r w:rsidR="00623701">
        <w:t xml:space="preserve">in the </w:t>
      </w:r>
      <w:r w:rsidR="00BB347E">
        <w:t xml:space="preserve">drop-down </w:t>
      </w:r>
      <w:r w:rsidR="00623701">
        <w:t>list box in the parameter box</w:t>
      </w:r>
      <w:r w:rsidR="00CA6B36">
        <w:t xml:space="preserve"> [2]</w:t>
      </w:r>
      <w:r w:rsidR="00623701">
        <w:t>.</w:t>
      </w:r>
      <w:r w:rsidR="00876016">
        <w:t xml:space="preserve"> In the case of </w:t>
      </w:r>
      <w:r w:rsidR="00CD4FD4">
        <w:t>education,</w:t>
      </w:r>
      <w:r w:rsidR="00876016">
        <w:t xml:space="preserve"> the outcome variables are </w:t>
      </w:r>
      <w:r w:rsidR="00447FEC">
        <w:t xml:space="preserve">the </w:t>
      </w:r>
      <w:r w:rsidR="009F535D" w:rsidRPr="009F535D">
        <w:t>Annual Status of Education Report</w:t>
      </w:r>
      <w:r w:rsidR="009F535D">
        <w:t xml:space="preserve"> (</w:t>
      </w:r>
      <w:r w:rsidR="00876016">
        <w:t>ASER</w:t>
      </w:r>
      <w:r w:rsidR="009F535D">
        <w:t>)</w:t>
      </w:r>
      <w:r w:rsidR="00876016">
        <w:t xml:space="preserve"> reading outcome, </w:t>
      </w:r>
      <w:r w:rsidR="00447FEC">
        <w:t xml:space="preserve">the </w:t>
      </w:r>
      <w:r w:rsidR="00876016">
        <w:t>ASER math outcome</w:t>
      </w:r>
      <w:r w:rsidR="00B243DE">
        <w:t>,</w:t>
      </w:r>
      <w:r w:rsidR="00876016">
        <w:t xml:space="preserve"> and the </w:t>
      </w:r>
      <w:r w:rsidR="00B243DE">
        <w:t xml:space="preserve">language </w:t>
      </w:r>
      <w:r w:rsidR="00876016">
        <w:t xml:space="preserve">learning </w:t>
      </w:r>
      <w:r w:rsidR="00CD4FD4">
        <w:t xml:space="preserve">outcomes. In the case of </w:t>
      </w:r>
      <w:r w:rsidR="0091197D">
        <w:t>health,</w:t>
      </w:r>
      <w:r w:rsidR="00CD4FD4">
        <w:t xml:space="preserve"> the </w:t>
      </w:r>
      <w:r w:rsidR="0091197D">
        <w:t xml:space="preserve">outcome variables are </w:t>
      </w:r>
      <w:r w:rsidR="00174D93">
        <w:t xml:space="preserve">the </w:t>
      </w:r>
      <w:r w:rsidR="00174D93" w:rsidRPr="00174D93">
        <w:t xml:space="preserve">National </w:t>
      </w:r>
      <w:r w:rsidR="0075461B">
        <w:t>Institute</w:t>
      </w:r>
      <w:r w:rsidR="00174D93" w:rsidRPr="00174D93">
        <w:t xml:space="preserve"> for Transforming</w:t>
      </w:r>
      <w:r w:rsidR="00901BDC">
        <w:t xml:space="preserve"> </w:t>
      </w:r>
      <w:r w:rsidR="00174D93">
        <w:t>(</w:t>
      </w:r>
      <w:r w:rsidR="0091197D">
        <w:t>NIT</w:t>
      </w:r>
      <w:r w:rsidR="00174D93">
        <w:t>)</w:t>
      </w:r>
      <w:r w:rsidR="0091197D">
        <w:t xml:space="preserve"> health index,</w:t>
      </w:r>
      <w:r w:rsidR="00381F6D">
        <w:rPr>
          <w:rStyle w:val="FootnoteReference"/>
        </w:rPr>
        <w:footnoteReference w:id="14"/>
      </w:r>
      <w:r w:rsidR="0091197D">
        <w:t xml:space="preserve"> full immunization </w:t>
      </w:r>
      <w:r w:rsidR="00674107">
        <w:t>coverage</w:t>
      </w:r>
      <w:r w:rsidR="0091197D">
        <w:t xml:space="preserve">, </w:t>
      </w:r>
      <w:r w:rsidR="0075461B">
        <w:t xml:space="preserve">and </w:t>
      </w:r>
      <w:r w:rsidR="00674107">
        <w:t>tuberculosis</w:t>
      </w:r>
      <w:r w:rsidR="0091197D">
        <w:t xml:space="preserve"> </w:t>
      </w:r>
      <w:r w:rsidR="00674107">
        <w:t>treatment success rate.</w:t>
      </w:r>
    </w:p>
    <w:p w14:paraId="4D9BC012" w14:textId="3889CE38" w:rsidR="00E504B5" w:rsidRPr="00C01057" w:rsidRDefault="00E504B5" w:rsidP="00E504B5">
      <w:pPr>
        <w:numPr>
          <w:ilvl w:val="0"/>
          <w:numId w:val="20"/>
        </w:numPr>
        <w:tabs>
          <w:tab w:val="clear" w:pos="720"/>
        </w:tabs>
        <w:ind w:left="360"/>
      </w:pPr>
      <w:r w:rsidRPr="0056724D">
        <w:rPr>
          <w:b/>
          <w:bCs/>
        </w:rPr>
        <w:t xml:space="preserve">Efficiency score by </w:t>
      </w:r>
      <w:r>
        <w:rPr>
          <w:b/>
          <w:bCs/>
        </w:rPr>
        <w:t>o</w:t>
      </w:r>
      <w:r w:rsidRPr="0056724D">
        <w:rPr>
          <w:b/>
          <w:bCs/>
        </w:rPr>
        <w:t>ut</w:t>
      </w:r>
      <w:r>
        <w:rPr>
          <w:b/>
          <w:bCs/>
        </w:rPr>
        <w:t>come variable</w:t>
      </w:r>
      <w:r w:rsidR="009F535D">
        <w:rPr>
          <w:b/>
          <w:bCs/>
        </w:rPr>
        <w:t xml:space="preserve"> </w:t>
      </w:r>
      <w:r w:rsidR="009F535D" w:rsidRPr="00CA784C">
        <w:t>[3]</w:t>
      </w:r>
      <w:r w:rsidRPr="00C01057">
        <w:t xml:space="preserve">: The second visualization plots the </w:t>
      </w:r>
      <w:r w:rsidR="00784653">
        <w:t xml:space="preserve">output-oriented </w:t>
      </w:r>
      <w:r w:rsidRPr="00C01057">
        <w:t>efficiency</w:t>
      </w:r>
      <w:r w:rsidR="00784653">
        <w:t xml:space="preserve"> score</w:t>
      </w:r>
      <w:r w:rsidRPr="00C01057">
        <w:t xml:space="preserve"> </w:t>
      </w:r>
      <w:r>
        <w:t xml:space="preserve">of each outcome </w:t>
      </w:r>
      <w:r w:rsidR="004B0A92">
        <w:t>variable</w:t>
      </w:r>
      <w:r>
        <w:t xml:space="preserve"> </w:t>
      </w:r>
      <w:r w:rsidRPr="00C01057">
        <w:t xml:space="preserve">using </w:t>
      </w:r>
      <w:r w:rsidR="007034FB">
        <w:t>the methodology selected by user</w:t>
      </w:r>
      <w:r w:rsidR="00661B56">
        <w:t>s</w:t>
      </w:r>
      <w:r w:rsidR="00CA784C">
        <w:t xml:space="preserve"> [4]</w:t>
      </w:r>
      <w:r w:rsidRPr="00C01057">
        <w:t>.</w:t>
      </w:r>
      <w:r w:rsidR="007034FB">
        <w:t xml:space="preserve"> Users can </w:t>
      </w:r>
      <w:r w:rsidR="007E3F61">
        <w:t>select</w:t>
      </w:r>
      <w:r w:rsidR="007034FB">
        <w:t xml:space="preserve"> between </w:t>
      </w:r>
      <w:r w:rsidR="005E1394">
        <w:t xml:space="preserve">six methodologies: the simple </w:t>
      </w:r>
      <w:r w:rsidR="00C73CF9">
        <w:t>deterministic DEA, the simple deterministic F</w:t>
      </w:r>
      <w:r w:rsidR="00F81112">
        <w:t>D</w:t>
      </w:r>
      <w:r w:rsidR="00C73CF9">
        <w:t>H, the bootstrapped DEA, the bootstrapped FD</w:t>
      </w:r>
      <w:r w:rsidR="00F81112">
        <w:t>H</w:t>
      </w:r>
      <w:r w:rsidR="00C73CF9">
        <w:t xml:space="preserve">, the stochastic </w:t>
      </w:r>
      <w:r w:rsidR="007E3F61">
        <w:t>frontier, and</w:t>
      </w:r>
      <w:r w:rsidR="0010526D">
        <w:t xml:space="preserve"> the average of the previous five methodologies (the preferred one). </w:t>
      </w:r>
      <w:r w:rsidR="007E3F61">
        <w:t xml:space="preserve">Note that the </w:t>
      </w:r>
      <w:r w:rsidR="00C7751F">
        <w:t>first</w:t>
      </w:r>
      <w:r w:rsidR="007E3F61">
        <w:t xml:space="preserve"> visualization can only display the DEA and FD</w:t>
      </w:r>
      <w:r w:rsidR="007F1FB0">
        <w:t>H</w:t>
      </w:r>
      <w:r w:rsidR="007E3F61">
        <w:t>, because the result</w:t>
      </w:r>
      <w:r w:rsidR="007F1FB0">
        <w:t>s</w:t>
      </w:r>
      <w:r w:rsidR="007E3F61">
        <w:t xml:space="preserve"> of the other methodologies </w:t>
      </w:r>
      <w:r w:rsidR="00C7751F">
        <w:t>cannot</w:t>
      </w:r>
      <w:r w:rsidR="007E3F61">
        <w:t xml:space="preserve"> be plotted in a simple scatter plot.</w:t>
      </w:r>
    </w:p>
    <w:p w14:paraId="2C5AF94A" w14:textId="7899731C" w:rsidR="00D57C0F" w:rsidRPr="00C01057" w:rsidRDefault="00D57C0F" w:rsidP="00784653">
      <w:pPr>
        <w:numPr>
          <w:ilvl w:val="0"/>
          <w:numId w:val="20"/>
        </w:numPr>
        <w:tabs>
          <w:tab w:val="clear" w:pos="720"/>
        </w:tabs>
        <w:ind w:left="360"/>
      </w:pPr>
      <w:r w:rsidRPr="00C01057">
        <w:rPr>
          <w:b/>
          <w:bCs/>
        </w:rPr>
        <w:t xml:space="preserve">Efficiency </w:t>
      </w:r>
      <w:r w:rsidR="00C7751F">
        <w:rPr>
          <w:b/>
          <w:bCs/>
        </w:rPr>
        <w:t>score</w:t>
      </w:r>
      <w:r w:rsidRPr="00C01057">
        <w:rPr>
          <w:b/>
          <w:bCs/>
        </w:rPr>
        <w:t xml:space="preserve"> by </w:t>
      </w:r>
      <w:r w:rsidR="004F2502">
        <w:rPr>
          <w:b/>
          <w:bCs/>
        </w:rPr>
        <w:t>m</w:t>
      </w:r>
      <w:r w:rsidRPr="00C01057">
        <w:rPr>
          <w:b/>
          <w:bCs/>
        </w:rPr>
        <w:t>ethodology</w:t>
      </w:r>
      <w:r w:rsidR="00E579BE">
        <w:rPr>
          <w:b/>
          <w:bCs/>
        </w:rPr>
        <w:t xml:space="preserve"> </w:t>
      </w:r>
      <w:r w:rsidR="00E579BE" w:rsidRPr="00E579BE">
        <w:t>[</w:t>
      </w:r>
      <w:r w:rsidR="00A31053">
        <w:t>5</w:t>
      </w:r>
      <w:r w:rsidR="00E579BE" w:rsidRPr="00E579BE">
        <w:t>]</w:t>
      </w:r>
      <w:r w:rsidRPr="00C01057">
        <w:t xml:space="preserve">: The </w:t>
      </w:r>
      <w:r w:rsidR="00C7751F">
        <w:t>third</w:t>
      </w:r>
      <w:r w:rsidR="000F4767" w:rsidRPr="00C01057">
        <w:t xml:space="preserve"> </w:t>
      </w:r>
      <w:r w:rsidRPr="00C01057">
        <w:t>visualization plots the</w:t>
      </w:r>
      <w:r w:rsidR="00784653">
        <w:t xml:space="preserve"> </w:t>
      </w:r>
      <w:r w:rsidR="00DF6836">
        <w:t>output-oriented</w:t>
      </w:r>
      <w:r w:rsidRPr="00C01057">
        <w:t xml:space="preserve"> efficiency score </w:t>
      </w:r>
      <w:r>
        <w:t xml:space="preserve">associated </w:t>
      </w:r>
      <w:r w:rsidR="00DF6836">
        <w:t>with</w:t>
      </w:r>
      <w:r w:rsidR="00784653">
        <w:t xml:space="preserve"> the outcome variable selected by users </w:t>
      </w:r>
      <w:r w:rsidR="00A31053">
        <w:t xml:space="preserve">[6] </w:t>
      </w:r>
      <w:r w:rsidRPr="00C01057">
        <w:t xml:space="preserve">under </w:t>
      </w:r>
      <w:r w:rsidR="00784653">
        <w:t>the six methodologies pointed out in the previous bullet.</w:t>
      </w:r>
    </w:p>
    <w:p w14:paraId="01EB9CBF" w14:textId="2297C8F6" w:rsidR="006862E0" w:rsidRDefault="00D47DAE" w:rsidP="006862E0">
      <w:pPr>
        <w:numPr>
          <w:ilvl w:val="0"/>
          <w:numId w:val="20"/>
        </w:numPr>
        <w:tabs>
          <w:tab w:val="clear" w:pos="720"/>
        </w:tabs>
        <w:ind w:left="360"/>
      </w:pPr>
      <w:r w:rsidRPr="5B920272">
        <w:rPr>
          <w:b/>
          <w:bCs/>
        </w:rPr>
        <w:t>Potential Gains Visualization</w:t>
      </w:r>
      <w:r w:rsidR="00A31053" w:rsidRPr="5B920272">
        <w:rPr>
          <w:b/>
          <w:bCs/>
        </w:rPr>
        <w:t xml:space="preserve"> </w:t>
      </w:r>
      <w:r w:rsidR="00A31053">
        <w:t>[7]</w:t>
      </w:r>
      <w:r>
        <w:t xml:space="preserve">: The final visualization </w:t>
      </w:r>
      <w:r w:rsidR="001E089D">
        <w:t xml:space="preserve">compares the </w:t>
      </w:r>
      <w:r>
        <w:t>potential gain</w:t>
      </w:r>
      <w:r w:rsidR="006862E0">
        <w:t xml:space="preserve"> </w:t>
      </w:r>
      <w:r w:rsidR="006B1EBD">
        <w:t xml:space="preserve">in the </w:t>
      </w:r>
      <w:r w:rsidR="000064D5">
        <w:t>state</w:t>
      </w:r>
      <w:r w:rsidR="006B1EBD">
        <w:t xml:space="preserve"> of </w:t>
      </w:r>
      <w:r w:rsidR="4A684613">
        <w:t>interest with</w:t>
      </w:r>
      <w:r w:rsidR="006B1EBD">
        <w:t xml:space="preserve"> the average </w:t>
      </w:r>
      <w:r w:rsidR="001236E9">
        <w:t>of the comparison groups</w:t>
      </w:r>
      <w:r w:rsidR="007F4E24">
        <w:t>.</w:t>
      </w:r>
      <w:r w:rsidR="00A2389E">
        <w:t xml:space="preserve"> </w:t>
      </w:r>
      <w:r w:rsidR="00FD5FAE">
        <w:t>In this case, users need to select the outcome variables</w:t>
      </w:r>
      <w:r w:rsidR="001236E9">
        <w:t xml:space="preserve"> </w:t>
      </w:r>
      <w:r w:rsidR="00FD5FAE">
        <w:t xml:space="preserve">and </w:t>
      </w:r>
      <w:r w:rsidR="00F80435">
        <w:t>the methodology to estimate the potential gain</w:t>
      </w:r>
      <w:r w:rsidR="00877B7F">
        <w:t xml:space="preserve"> [</w:t>
      </w:r>
      <w:r w:rsidR="00BB2DD4">
        <w:t>8</w:t>
      </w:r>
      <w:r w:rsidR="00877B7F">
        <w:t>]</w:t>
      </w:r>
      <w:r w:rsidR="00F80435">
        <w:t>.</w:t>
      </w:r>
      <w:r w:rsidR="00E17FC2">
        <w:t xml:space="preserve"> This visualization depicts the potential improvement in the outcome variable achieved by closing the efficiency gap measured by the user-selected methodology.</w:t>
      </w:r>
    </w:p>
    <w:tbl>
      <w:tblPr>
        <w:tblStyle w:val="TableGrid"/>
        <w:tblpPr w:leftFromText="180" w:rightFromText="180"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1E25A9" w14:paraId="7D50E929" w14:textId="77777777" w:rsidTr="005D5241">
        <w:trPr>
          <w:trHeight w:val="341"/>
        </w:trPr>
        <w:tc>
          <w:tcPr>
            <w:tcW w:w="7900" w:type="dxa"/>
          </w:tcPr>
          <w:p w14:paraId="54E8AD65" w14:textId="77777777" w:rsidR="001E25A9" w:rsidRPr="00A15E9B" w:rsidRDefault="001E25A9" w:rsidP="005D5241">
            <w:pPr>
              <w:pStyle w:val="Caption"/>
              <w:keepNext/>
              <w:rPr>
                <w:bCs/>
              </w:rPr>
            </w:pPr>
            <w:bookmarkStart w:id="36" w:name="_Ref197343950"/>
            <w:bookmarkStart w:id="37" w:name="_Toc197744485"/>
            <w:r>
              <w:t xml:space="preserve">Figure </w:t>
            </w:r>
            <w:r>
              <w:fldChar w:fldCharType="begin"/>
            </w:r>
            <w:r>
              <w:instrText xml:space="preserve"> SEQ Figure \* ARABIC </w:instrText>
            </w:r>
            <w:r>
              <w:fldChar w:fldCharType="separate"/>
            </w:r>
            <w:r>
              <w:rPr>
                <w:noProof/>
              </w:rPr>
              <w:t>11</w:t>
            </w:r>
            <w:r>
              <w:fldChar w:fldCharType="end"/>
            </w:r>
            <w:bookmarkEnd w:id="36"/>
            <w:r>
              <w:t xml:space="preserve">. </w:t>
            </w:r>
            <w:r>
              <w:rPr>
                <w:bCs/>
              </w:rPr>
              <w:t>Efficiency analysis</w:t>
            </w:r>
            <w:bookmarkEnd w:id="37"/>
          </w:p>
        </w:tc>
      </w:tr>
      <w:tr w:rsidR="001E25A9" w14:paraId="3C79FC02" w14:textId="77777777" w:rsidTr="005D5241">
        <w:trPr>
          <w:trHeight w:val="79"/>
        </w:trPr>
        <w:tc>
          <w:tcPr>
            <w:tcW w:w="7900" w:type="dxa"/>
          </w:tcPr>
          <w:p w14:paraId="240DB232" w14:textId="77777777" w:rsidR="001E25A9" w:rsidRDefault="001E25A9" w:rsidP="005D5241">
            <w:pPr>
              <w:pStyle w:val="Figures"/>
            </w:pPr>
            <w:r>
              <w:rPr>
                <w:noProof/>
              </w:rPr>
              <mc:AlternateContent>
                <mc:Choice Requires="wps">
                  <w:drawing>
                    <wp:anchor distT="0" distB="0" distL="114300" distR="114300" simplePos="0" relativeHeight="251658363" behindDoc="0" locked="0" layoutInCell="1" allowOverlap="1" wp14:anchorId="0119FD67" wp14:editId="5D1B0AFE">
                      <wp:simplePos x="0" y="0"/>
                      <wp:positionH relativeFrom="column">
                        <wp:posOffset>5253360</wp:posOffset>
                      </wp:positionH>
                      <wp:positionV relativeFrom="paragraph">
                        <wp:posOffset>1381499</wp:posOffset>
                      </wp:positionV>
                      <wp:extent cx="182880" cy="182880"/>
                      <wp:effectExtent l="0" t="0" r="7620" b="7620"/>
                      <wp:wrapNone/>
                      <wp:docPr id="161698879" name="Oval 1"/>
                      <wp:cNvGraphicFramePr/>
                      <a:graphic xmlns:a="http://schemas.openxmlformats.org/drawingml/2006/main">
                        <a:graphicData uri="http://schemas.microsoft.com/office/word/2010/wordprocessingShape">
                          <wps:wsp>
                            <wps:cNvSpPr/>
                            <wps:spPr>
                              <a:xfrm>
                                <a:off x="0" y="0"/>
                                <a:ext cx="182880" cy="182880"/>
                              </a:xfrm>
                              <a:prstGeom prst="ellipse">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2AE0EE2" w14:textId="77777777" w:rsidR="001E25A9" w:rsidRPr="003C11F7" w:rsidRDefault="001E25A9" w:rsidP="001E25A9">
                                  <w:pPr>
                                    <w:spacing w:before="0" w:after="0"/>
                                    <w:jc w:val="center"/>
                                    <w:rPr>
                                      <w:sz w:val="16"/>
                                      <w:szCs w:val="16"/>
                                    </w:rPr>
                                  </w:pPr>
                                  <w:r>
                                    <w:rPr>
                                      <w:sz w:val="16"/>
                                      <w:szCs w:val="16"/>
                                    </w:rPr>
                                    <w:t>4</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w:pict>
                    <v:oval id="_x0000_s1111" style="position:absolute;left:0;text-align:left;margin-left:413.65pt;margin-top:108.8pt;width:14.4pt;height:14.4pt;z-index:25165836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red" stroked="f" strokeweight="1pt" w14:anchorId="0119FD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">
                      <v:stroke joinstyle="miter"/>
                      <v:textbox inset="0,0,0,0">
                        <w:txbxContent>
                          <w:p w:rsidRPr="003C11F7" w:rsidR="001E25A9" w:rsidP="001E25A9" w:rsidRDefault="001E25A9" w14:paraId="42AE0EE2" w14:textId="77777777">
                            <w:pPr>
                              <w:spacing w:before="0" w:after="0"/>
                              <w:jc w:val="center"/>
                              <w:rPr>
                                <w:sz w:val="16"/>
                                <w:szCs w:val="16"/>
                              </w:rPr>
                            </w:pPr>
                            <w:r>
                              <w:rPr>
                                <w:sz w:val="16"/>
                                <w:szCs w:val="16"/>
                              </w:rPr>
                              <w:t>4</w:t>
                            </w:r>
                          </w:p>
                        </w:txbxContent>
                      </v:textbox>
                    </v:oval>
                  </w:pict>
                </mc:Fallback>
              </mc:AlternateContent>
            </w:r>
            <w:r>
              <w:rPr>
                <w:noProof/>
              </w:rPr>
              <mc:AlternateContent>
                <mc:Choice Requires="wps">
                  <w:drawing>
                    <wp:anchor distT="0" distB="0" distL="114300" distR="114300" simplePos="0" relativeHeight="251658362" behindDoc="0" locked="0" layoutInCell="1" allowOverlap="1" wp14:anchorId="7181A36A" wp14:editId="15670974">
                      <wp:simplePos x="0" y="0"/>
                      <wp:positionH relativeFrom="column">
                        <wp:posOffset>3575813</wp:posOffset>
                      </wp:positionH>
                      <wp:positionV relativeFrom="paragraph">
                        <wp:posOffset>159156</wp:posOffset>
                      </wp:positionV>
                      <wp:extent cx="182880" cy="182880"/>
                      <wp:effectExtent l="0" t="0" r="7620" b="7620"/>
                      <wp:wrapNone/>
                      <wp:docPr id="1802341686" name="Oval 1"/>
                      <wp:cNvGraphicFramePr/>
                      <a:graphic xmlns:a="http://schemas.openxmlformats.org/drawingml/2006/main">
                        <a:graphicData uri="http://schemas.microsoft.com/office/word/2010/wordprocessingShape">
                          <wps:wsp>
                            <wps:cNvSpPr/>
                            <wps:spPr>
                              <a:xfrm>
                                <a:off x="0" y="0"/>
                                <a:ext cx="182880" cy="182880"/>
                              </a:xfrm>
                              <a:prstGeom prst="ellipse">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A7DC267" w14:textId="77777777" w:rsidR="001E25A9" w:rsidRPr="003C11F7" w:rsidRDefault="001E25A9" w:rsidP="001E25A9">
                                  <w:pPr>
                                    <w:spacing w:before="0" w:after="0"/>
                                    <w:jc w:val="center"/>
                                    <w:rPr>
                                      <w:sz w:val="16"/>
                                      <w:szCs w:val="16"/>
                                    </w:rPr>
                                  </w:pPr>
                                  <w:r>
                                    <w:rPr>
                                      <w:sz w:val="16"/>
                                      <w:szCs w:val="16"/>
                                    </w:rPr>
                                    <w:t>3</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w:pict>
                    <v:oval id="_x0000_s1112" style="position:absolute;left:0;text-align:left;margin-left:281.55pt;margin-top:12.55pt;width:14.4pt;height:14.4pt;z-index:25165836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red" stroked="f" strokeweight="1pt" w14:anchorId="7181A36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">
                      <v:stroke joinstyle="miter"/>
                      <v:textbox inset="0,0,0,0">
                        <w:txbxContent>
                          <w:p w:rsidRPr="003C11F7" w:rsidR="001E25A9" w:rsidP="001E25A9" w:rsidRDefault="001E25A9" w14:paraId="2A7DC267" w14:textId="77777777">
                            <w:pPr>
                              <w:spacing w:before="0" w:after="0"/>
                              <w:jc w:val="center"/>
                              <w:rPr>
                                <w:sz w:val="16"/>
                                <w:szCs w:val="16"/>
                              </w:rPr>
                            </w:pPr>
                            <w:r>
                              <w:rPr>
                                <w:sz w:val="16"/>
                                <w:szCs w:val="16"/>
                              </w:rPr>
                              <w:t>3</w:t>
                            </w:r>
                          </w:p>
                        </w:txbxContent>
                      </v:textbox>
                    </v:oval>
                  </w:pict>
                </mc:Fallback>
              </mc:AlternateContent>
            </w:r>
            <w:r>
              <w:rPr>
                <w:noProof/>
              </w:rPr>
              <mc:AlternateContent>
                <mc:Choice Requires="wps">
                  <w:drawing>
                    <wp:anchor distT="0" distB="0" distL="114300" distR="114300" simplePos="0" relativeHeight="251658353" behindDoc="0" locked="0" layoutInCell="1" allowOverlap="1" wp14:anchorId="2CE26901" wp14:editId="04E3183E">
                      <wp:simplePos x="0" y="0"/>
                      <wp:positionH relativeFrom="margin">
                        <wp:posOffset>3648226</wp:posOffset>
                      </wp:positionH>
                      <wp:positionV relativeFrom="paragraph">
                        <wp:posOffset>241277</wp:posOffset>
                      </wp:positionV>
                      <wp:extent cx="2170581" cy="1367790"/>
                      <wp:effectExtent l="0" t="0" r="20320" b="22860"/>
                      <wp:wrapNone/>
                      <wp:docPr id="570322798" name="Rectangle 1"/>
                      <wp:cNvGraphicFramePr/>
                      <a:graphic xmlns:a="http://schemas.openxmlformats.org/drawingml/2006/main">
                        <a:graphicData uri="http://schemas.microsoft.com/office/word/2010/wordprocessingShape">
                          <wps:wsp>
                            <wps:cNvSpPr/>
                            <wps:spPr>
                              <a:xfrm>
                                <a:off x="0" y="0"/>
                                <a:ext cx="2170581" cy="136779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w:pict>
                    <v:rect id="Rectangle 1" style="position:absolute;margin-left:287.25pt;margin-top:19pt;width:170.9pt;height:107.7pt;z-index:25165835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red" strokeweight="1pt" w14:anchorId="779E5C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">
                      <w10:wrap anchorx="margin"/>
                    </v:rect>
                  </w:pict>
                </mc:Fallback>
              </mc:AlternateContent>
            </w:r>
            <w:r>
              <w:rPr>
                <w:noProof/>
              </w:rPr>
              <mc:AlternateContent>
                <mc:Choice Requires="wps">
                  <w:drawing>
                    <wp:anchor distT="0" distB="0" distL="114300" distR="114300" simplePos="0" relativeHeight="251658361" behindDoc="0" locked="0" layoutInCell="1" allowOverlap="1" wp14:anchorId="1725C3F0" wp14:editId="1EDA979F">
                      <wp:simplePos x="0" y="0"/>
                      <wp:positionH relativeFrom="column">
                        <wp:posOffset>1904493</wp:posOffset>
                      </wp:positionH>
                      <wp:positionV relativeFrom="paragraph">
                        <wp:posOffset>1382345</wp:posOffset>
                      </wp:positionV>
                      <wp:extent cx="182880" cy="182880"/>
                      <wp:effectExtent l="0" t="0" r="7620" b="7620"/>
                      <wp:wrapNone/>
                      <wp:docPr id="414709003" name="Oval 1"/>
                      <wp:cNvGraphicFramePr/>
                      <a:graphic xmlns:a="http://schemas.openxmlformats.org/drawingml/2006/main">
                        <a:graphicData uri="http://schemas.microsoft.com/office/word/2010/wordprocessingShape">
                          <wps:wsp>
                            <wps:cNvSpPr/>
                            <wps:spPr>
                              <a:xfrm>
                                <a:off x="0" y="0"/>
                                <a:ext cx="182880" cy="182880"/>
                              </a:xfrm>
                              <a:prstGeom prst="ellipse">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597BC24" w14:textId="77777777" w:rsidR="001E25A9" w:rsidRPr="003C11F7" w:rsidRDefault="001E25A9" w:rsidP="001E25A9">
                                  <w:pPr>
                                    <w:spacing w:before="0" w:after="0"/>
                                    <w:jc w:val="center"/>
                                    <w:rPr>
                                      <w:sz w:val="16"/>
                                      <w:szCs w:val="16"/>
                                    </w:rPr>
                                  </w:pPr>
                                  <w:r>
                                    <w:rPr>
                                      <w:sz w:val="16"/>
                                      <w:szCs w:val="16"/>
                                    </w:rPr>
                                    <w:t>2</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w:pict>
                    <v:oval id="_x0000_s1113" style="position:absolute;left:0;text-align:left;margin-left:149.95pt;margin-top:108.85pt;width:14.4pt;height:14.4pt;z-index:25165836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red" stroked="f" strokeweight="1pt" w14:anchorId="1725C3F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">
                      <v:stroke joinstyle="miter"/>
                      <v:textbox inset="0,0,0,0">
                        <w:txbxContent>
                          <w:p w:rsidRPr="003C11F7" w:rsidR="001E25A9" w:rsidP="001E25A9" w:rsidRDefault="001E25A9" w14:paraId="3597BC24" w14:textId="77777777">
                            <w:pPr>
                              <w:spacing w:before="0" w:after="0"/>
                              <w:jc w:val="center"/>
                              <w:rPr>
                                <w:sz w:val="16"/>
                                <w:szCs w:val="16"/>
                              </w:rPr>
                            </w:pPr>
                            <w:r>
                              <w:rPr>
                                <w:sz w:val="16"/>
                                <w:szCs w:val="16"/>
                              </w:rPr>
                              <w:t>2</w:t>
                            </w:r>
                          </w:p>
                        </w:txbxContent>
                      </v:textbox>
                    </v:oval>
                  </w:pict>
                </mc:Fallback>
              </mc:AlternateContent>
            </w:r>
            <w:r>
              <w:rPr>
                <w:noProof/>
              </w:rPr>
              <mc:AlternateContent>
                <mc:Choice Requires="wps">
                  <w:drawing>
                    <wp:anchor distT="0" distB="0" distL="114300" distR="114300" simplePos="0" relativeHeight="251658360" behindDoc="0" locked="0" layoutInCell="1" allowOverlap="1" wp14:anchorId="42F7628A" wp14:editId="278C0F51">
                      <wp:simplePos x="0" y="0"/>
                      <wp:positionH relativeFrom="column">
                        <wp:posOffset>253762</wp:posOffset>
                      </wp:positionH>
                      <wp:positionV relativeFrom="paragraph">
                        <wp:posOffset>139494</wp:posOffset>
                      </wp:positionV>
                      <wp:extent cx="182880" cy="182880"/>
                      <wp:effectExtent l="0" t="0" r="7620" b="7620"/>
                      <wp:wrapNone/>
                      <wp:docPr id="1558379867" name="Oval 1"/>
                      <wp:cNvGraphicFramePr/>
                      <a:graphic xmlns:a="http://schemas.openxmlformats.org/drawingml/2006/main">
                        <a:graphicData uri="http://schemas.microsoft.com/office/word/2010/wordprocessingShape">
                          <wps:wsp>
                            <wps:cNvSpPr/>
                            <wps:spPr>
                              <a:xfrm>
                                <a:off x="0" y="0"/>
                                <a:ext cx="182880" cy="182880"/>
                              </a:xfrm>
                              <a:prstGeom prst="ellipse">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91978F0" w14:textId="77777777" w:rsidR="001E25A9" w:rsidRPr="003C11F7" w:rsidRDefault="001E25A9" w:rsidP="001E25A9">
                                  <w:pPr>
                                    <w:spacing w:before="0" w:after="0"/>
                                    <w:jc w:val="center"/>
                                    <w:rPr>
                                      <w:sz w:val="16"/>
                                      <w:szCs w:val="16"/>
                                    </w:rPr>
                                  </w:pPr>
                                  <w:r>
                                    <w:rPr>
                                      <w:sz w:val="16"/>
                                      <w:szCs w:val="16"/>
                                    </w:rPr>
                                    <w:t>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w:pict>
                    <v:oval id="_x0000_s1114" style="position:absolute;left:0;text-align:left;margin-left:20pt;margin-top:11pt;width:14.4pt;height:14.4pt;z-index:251658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red" stroked="f" strokeweight="1pt" w14:anchorId="42F7628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">
                      <v:stroke joinstyle="miter"/>
                      <v:textbox inset="0,0,0,0">
                        <w:txbxContent>
                          <w:p w:rsidRPr="003C11F7" w:rsidR="001E25A9" w:rsidP="001E25A9" w:rsidRDefault="001E25A9" w14:paraId="191978F0" w14:textId="77777777">
                            <w:pPr>
                              <w:spacing w:before="0" w:after="0"/>
                              <w:jc w:val="center"/>
                              <w:rPr>
                                <w:sz w:val="16"/>
                                <w:szCs w:val="16"/>
                              </w:rPr>
                            </w:pPr>
                            <w:r>
                              <w:rPr>
                                <w:sz w:val="16"/>
                                <w:szCs w:val="16"/>
                              </w:rPr>
                              <w:t>1</w:t>
                            </w:r>
                          </w:p>
                        </w:txbxContent>
                      </v:textbox>
                    </v:oval>
                  </w:pict>
                </mc:Fallback>
              </mc:AlternateContent>
            </w:r>
            <w:r>
              <w:rPr>
                <w:noProof/>
              </w:rPr>
              <mc:AlternateContent>
                <mc:Choice Requires="wps">
                  <w:drawing>
                    <wp:anchor distT="0" distB="0" distL="114300" distR="114300" simplePos="0" relativeHeight="251658357" behindDoc="0" locked="0" layoutInCell="1" allowOverlap="1" wp14:anchorId="43345F55" wp14:editId="4B3A0F9A">
                      <wp:simplePos x="0" y="0"/>
                      <wp:positionH relativeFrom="margin">
                        <wp:posOffset>4470527</wp:posOffset>
                      </wp:positionH>
                      <wp:positionV relativeFrom="paragraph">
                        <wp:posOffset>1479870</wp:posOffset>
                      </wp:positionV>
                      <wp:extent cx="909263" cy="65784"/>
                      <wp:effectExtent l="0" t="0" r="24765" b="10795"/>
                      <wp:wrapNone/>
                      <wp:docPr id="1811440769" name="Rectangle 1"/>
                      <wp:cNvGraphicFramePr/>
                      <a:graphic xmlns:a="http://schemas.openxmlformats.org/drawingml/2006/main">
                        <a:graphicData uri="http://schemas.microsoft.com/office/word/2010/wordprocessingShape">
                          <wps:wsp>
                            <wps:cNvSpPr/>
                            <wps:spPr>
                              <a:xfrm>
                                <a:off x="0" y="0"/>
                                <a:ext cx="909263" cy="65784"/>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w:pict>
                    <v:rect id="Rectangle 1" style="position:absolute;margin-left:352pt;margin-top:116.55pt;width:71.6pt;height:5.2pt;z-index:25165835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red" strokeweight="1pt" w14:anchorId="70702C4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">
                      <w10:wrap anchorx="margin"/>
                    </v:rect>
                  </w:pict>
                </mc:Fallback>
              </mc:AlternateContent>
            </w:r>
            <w:r>
              <w:rPr>
                <w:noProof/>
              </w:rPr>
              <mc:AlternateContent>
                <mc:Choice Requires="wps">
                  <w:drawing>
                    <wp:anchor distT="0" distB="0" distL="114300" distR="114300" simplePos="0" relativeHeight="251658356" behindDoc="0" locked="0" layoutInCell="1" allowOverlap="1" wp14:anchorId="0D756AFA" wp14:editId="6C95BF1A">
                      <wp:simplePos x="0" y="0"/>
                      <wp:positionH relativeFrom="margin">
                        <wp:posOffset>1135270</wp:posOffset>
                      </wp:positionH>
                      <wp:positionV relativeFrom="paragraph">
                        <wp:posOffset>1478020</wp:posOffset>
                      </wp:positionV>
                      <wp:extent cx="909263" cy="65784"/>
                      <wp:effectExtent l="0" t="0" r="24765" b="10795"/>
                      <wp:wrapNone/>
                      <wp:docPr id="2113733936" name="Rectangle 1"/>
                      <wp:cNvGraphicFramePr/>
                      <a:graphic xmlns:a="http://schemas.openxmlformats.org/drawingml/2006/main">
                        <a:graphicData uri="http://schemas.microsoft.com/office/word/2010/wordprocessingShape">
                          <wps:wsp>
                            <wps:cNvSpPr/>
                            <wps:spPr>
                              <a:xfrm>
                                <a:off x="0" y="0"/>
                                <a:ext cx="909263" cy="65784"/>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w:pict>
                    <v:rect id="Rectangle 1" style="position:absolute;margin-left:89.4pt;margin-top:116.4pt;width:71.6pt;height:5.2pt;z-index:2516583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red" strokeweight="1pt" w14:anchorId="0FF743C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">
                      <w10:wrap anchorx="margin"/>
                    </v:rect>
                  </w:pict>
                </mc:Fallback>
              </mc:AlternateContent>
            </w:r>
            <w:r>
              <w:rPr>
                <w:noProof/>
              </w:rPr>
              <mc:AlternateContent>
                <mc:Choice Requires="wps">
                  <w:drawing>
                    <wp:anchor distT="0" distB="0" distL="114300" distR="114300" simplePos="0" relativeHeight="251658352" behindDoc="0" locked="0" layoutInCell="1" allowOverlap="1" wp14:anchorId="47D130D2" wp14:editId="3F4AC32D">
                      <wp:simplePos x="0" y="0"/>
                      <wp:positionH relativeFrom="margin">
                        <wp:posOffset>312968</wp:posOffset>
                      </wp:positionH>
                      <wp:positionV relativeFrom="paragraph">
                        <wp:posOffset>247856</wp:posOffset>
                      </wp:positionV>
                      <wp:extent cx="3098435" cy="1335418"/>
                      <wp:effectExtent l="0" t="0" r="26035" b="17145"/>
                      <wp:wrapNone/>
                      <wp:docPr id="601220893" name="Rectangle 1"/>
                      <wp:cNvGraphicFramePr/>
                      <a:graphic xmlns:a="http://schemas.openxmlformats.org/drawingml/2006/main">
                        <a:graphicData uri="http://schemas.microsoft.com/office/word/2010/wordprocessingShape">
                          <wps:wsp>
                            <wps:cNvSpPr/>
                            <wps:spPr>
                              <a:xfrm>
                                <a:off x="0" y="0"/>
                                <a:ext cx="3098435" cy="1335418"/>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w:pict>
                    <v:rect id="Rectangle 1" style="position:absolute;margin-left:24.65pt;margin-top:19.5pt;width:243.95pt;height:105.15pt;z-index:2516583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red" strokeweight="1pt" w14:anchorId="5A4EBF3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">
                      <w10:wrap anchorx="margin"/>
                    </v:rect>
                  </w:pict>
                </mc:Fallback>
              </mc:AlternateContent>
            </w:r>
            <w:r w:rsidRPr="00BC2E88">
              <w:rPr>
                <w:noProof/>
              </w:rPr>
              <w:drawing>
                <wp:inline distT="0" distB="0" distL="0" distR="0" wp14:anchorId="322E7BDA" wp14:editId="3C522041">
                  <wp:extent cx="5821899" cy="1602655"/>
                  <wp:effectExtent l="0" t="0" r="7620" b="0"/>
                  <wp:docPr id="527063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06340" name="Picture 1" descr="A screenshot of a computer&#10;&#10;AI-generated content may be incorrect."/>
                          <pic:cNvPicPr/>
                        </pic:nvPicPr>
                        <pic:blipFill>
                          <a:blip r:embed="rId25"/>
                          <a:stretch>
                            <a:fillRect/>
                          </a:stretch>
                        </pic:blipFill>
                        <pic:spPr>
                          <a:xfrm>
                            <a:off x="0" y="0"/>
                            <a:ext cx="5848445" cy="1609963"/>
                          </a:xfrm>
                          <a:prstGeom prst="rect">
                            <a:avLst/>
                          </a:prstGeom>
                        </pic:spPr>
                      </pic:pic>
                    </a:graphicData>
                  </a:graphic>
                </wp:inline>
              </w:drawing>
            </w:r>
          </w:p>
        </w:tc>
      </w:tr>
      <w:tr w:rsidR="001E25A9" w14:paraId="72D8C567" w14:textId="77777777" w:rsidTr="005D5241">
        <w:trPr>
          <w:trHeight w:val="79"/>
        </w:trPr>
        <w:tc>
          <w:tcPr>
            <w:tcW w:w="7900" w:type="dxa"/>
          </w:tcPr>
          <w:p w14:paraId="2EC5BC62" w14:textId="77777777" w:rsidR="001E25A9" w:rsidRDefault="001E25A9" w:rsidP="005D5241">
            <w:pPr>
              <w:pStyle w:val="Figures"/>
              <w:jc w:val="right"/>
            </w:pPr>
            <w:r>
              <w:rPr>
                <w:noProof/>
              </w:rPr>
              <mc:AlternateContent>
                <mc:Choice Requires="wps">
                  <w:drawing>
                    <wp:anchor distT="0" distB="0" distL="114300" distR="114300" simplePos="0" relativeHeight="251658351" behindDoc="0" locked="0" layoutInCell="1" allowOverlap="1" wp14:anchorId="35AC3116" wp14:editId="29E3D9CF">
                      <wp:simplePos x="0" y="0"/>
                      <wp:positionH relativeFrom="column">
                        <wp:posOffset>181153</wp:posOffset>
                      </wp:positionH>
                      <wp:positionV relativeFrom="paragraph">
                        <wp:posOffset>53240</wp:posOffset>
                      </wp:positionV>
                      <wp:extent cx="914400" cy="276294"/>
                      <wp:effectExtent l="0" t="0" r="0" b="9525"/>
                      <wp:wrapNone/>
                      <wp:docPr id="1679491757" name="Rectangle 3"/>
                      <wp:cNvGraphicFramePr/>
                      <a:graphic xmlns:a="http://schemas.openxmlformats.org/drawingml/2006/main">
                        <a:graphicData uri="http://schemas.microsoft.com/office/word/2010/wordprocessingShape">
                          <wps:wsp>
                            <wps:cNvSpPr/>
                            <wps:spPr>
                              <a:xfrm>
                                <a:off x="0" y="0"/>
                                <a:ext cx="914400" cy="276294"/>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1414A16" w14:textId="77777777" w:rsidR="001E25A9" w:rsidRPr="00BC3F29" w:rsidRDefault="001E25A9" w:rsidP="001E25A9">
                                  <w:pPr>
                                    <w:shd w:val="clear" w:color="auto" w:fill="FFFFFF" w:themeFill="background1"/>
                                    <w:spacing w:before="0" w:after="0"/>
                                    <w:jc w:val="center"/>
                                    <w:rPr>
                                      <w:color w:val="FF0000"/>
                                      <w:sz w:val="14"/>
                                      <w:szCs w:val="14"/>
                                    </w:rPr>
                                  </w:pPr>
                                  <w:r w:rsidRPr="00BC3F29">
                                    <w:rPr>
                                      <w:color w:val="FF0000"/>
                                      <w:sz w:val="14"/>
                                      <w:szCs w:val="14"/>
                                    </w:rPr>
                                    <w:t>Continue…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w:pict>
                    <v:rect id="Rectangle 3" style="position:absolute;left:0;text-align:left;margin-left:14.25pt;margin-top:4.2pt;width:1in;height:21.75pt;z-index:251658351;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115" fillcolor="white [3212]" stroked="f" strokeweight="1pt" w14:anchorId="35AC31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">
                      <v:textbox>
                        <w:txbxContent>
                          <w:p w:rsidRPr="00BC3F29" w:rsidR="001E25A9" w:rsidP="001E25A9" w:rsidRDefault="001E25A9" w14:paraId="01414A16" w14:textId="77777777">
                            <w:pPr>
                              <w:shd w:val="clear" w:color="auto" w:fill="FFFFFF" w:themeFill="background1"/>
                              <w:spacing w:before="0" w:after="0"/>
                              <w:jc w:val="center"/>
                              <w:rPr>
                                <w:color w:val="FF0000"/>
                                <w:sz w:val="14"/>
                                <w:szCs w:val="14"/>
                              </w:rPr>
                            </w:pPr>
                            <w:r w:rsidRPr="00BC3F29">
                              <w:rPr>
                                <w:color w:val="FF0000"/>
                                <w:sz w:val="14"/>
                                <w:szCs w:val="14"/>
                              </w:rPr>
                              <w:t>Continue…</w:t>
                            </w:r>
                          </w:p>
                        </w:txbxContent>
                      </v:textbox>
                    </v:rect>
                  </w:pict>
                </mc:Fallback>
              </mc:AlternateContent>
            </w:r>
            <w:r>
              <w:rPr>
                <w:noProof/>
              </w:rPr>
              <mc:AlternateContent>
                <mc:Choice Requires="wps">
                  <w:drawing>
                    <wp:anchor distT="0" distB="0" distL="114300" distR="114300" simplePos="0" relativeHeight="251658368" behindDoc="0" locked="0" layoutInCell="1" allowOverlap="1" wp14:anchorId="2527923F" wp14:editId="7A224FA1">
                      <wp:simplePos x="0" y="0"/>
                      <wp:positionH relativeFrom="column">
                        <wp:posOffset>207714</wp:posOffset>
                      </wp:positionH>
                      <wp:positionV relativeFrom="paragraph">
                        <wp:posOffset>264041</wp:posOffset>
                      </wp:positionV>
                      <wp:extent cx="828880" cy="6579"/>
                      <wp:effectExtent l="0" t="76200" r="28575" b="88900"/>
                      <wp:wrapNone/>
                      <wp:docPr id="1207572386" name="Straight Arrow Connector 2"/>
                      <wp:cNvGraphicFramePr/>
                      <a:graphic xmlns:a="http://schemas.openxmlformats.org/drawingml/2006/main">
                        <a:graphicData uri="http://schemas.microsoft.com/office/word/2010/wordprocessingShape">
                          <wps:wsp>
                            <wps:cNvCnPr/>
                            <wps:spPr>
                              <a:xfrm flipV="1">
                                <a:off x="0" y="0"/>
                                <a:ext cx="828880" cy="6579"/>
                              </a:xfrm>
                              <a:prstGeom prst="straightConnector1">
                                <a:avLst/>
                              </a:prstGeom>
                              <a:ln w="127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16="http://schemas.microsoft.com/office/drawing/2014/main" xmlns:a="http://schemas.openxmlformats.org/drawingml/2006/main">
                  <w:pict>
                    <v:shape id="Straight Arrow Connector 2" style="position:absolute;margin-left:16.35pt;margin-top:20.8pt;width:65.25pt;height:.5pt;flip:y;z-index:251658368;visibility:visible;mso-wrap-style:square;mso-wrap-distance-left:9pt;mso-wrap-distance-top:0;mso-wrap-distance-right:9pt;mso-wrap-distance-bottom:0;mso-position-horizontal:absolute;mso-position-horizontal-relative:text;mso-position-vertical:absolute;mso-position-vertical-relative:text" o:spid="_x0000_s1026" strokecolor="red" strokeweight="1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" w14:anchorId="0AA618D9">
                      <v:stroke joinstyle="miter" endarrow="block"/>
                    </v:shape>
                  </w:pict>
                </mc:Fallback>
              </mc:AlternateContent>
            </w:r>
            <w:r>
              <w:rPr>
                <w:noProof/>
              </w:rPr>
              <mc:AlternateContent>
                <mc:Choice Requires="wps">
                  <w:drawing>
                    <wp:anchor distT="0" distB="0" distL="114300" distR="114300" simplePos="0" relativeHeight="251658367" behindDoc="0" locked="0" layoutInCell="1" allowOverlap="1" wp14:anchorId="1155BE0A" wp14:editId="21684480">
                      <wp:simplePos x="0" y="0"/>
                      <wp:positionH relativeFrom="column">
                        <wp:posOffset>5207000</wp:posOffset>
                      </wp:positionH>
                      <wp:positionV relativeFrom="paragraph">
                        <wp:posOffset>1472479</wp:posOffset>
                      </wp:positionV>
                      <wp:extent cx="182880" cy="182880"/>
                      <wp:effectExtent l="0" t="0" r="7620" b="7620"/>
                      <wp:wrapNone/>
                      <wp:docPr id="1033371587" name="Oval 1"/>
                      <wp:cNvGraphicFramePr/>
                      <a:graphic xmlns:a="http://schemas.openxmlformats.org/drawingml/2006/main">
                        <a:graphicData uri="http://schemas.microsoft.com/office/word/2010/wordprocessingShape">
                          <wps:wsp>
                            <wps:cNvSpPr/>
                            <wps:spPr>
                              <a:xfrm>
                                <a:off x="0" y="0"/>
                                <a:ext cx="182880" cy="182880"/>
                              </a:xfrm>
                              <a:prstGeom prst="ellipse">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0C3D8A0" w14:textId="77777777" w:rsidR="001E25A9" w:rsidRPr="003C11F7" w:rsidRDefault="001E25A9" w:rsidP="001E25A9">
                                  <w:pPr>
                                    <w:spacing w:before="0" w:after="0"/>
                                    <w:jc w:val="center"/>
                                    <w:rPr>
                                      <w:sz w:val="16"/>
                                      <w:szCs w:val="16"/>
                                    </w:rPr>
                                  </w:pPr>
                                  <w:r>
                                    <w:rPr>
                                      <w:sz w:val="16"/>
                                      <w:szCs w:val="16"/>
                                    </w:rPr>
                                    <w:t>8</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w:pict>
                    <v:oval id="_x0000_s1116" style="position:absolute;left:0;text-align:left;margin-left:410pt;margin-top:115.95pt;width:14.4pt;height:14.4pt;z-index:25165836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red" stroked="f" strokeweight="1pt" w14:anchorId="1155BE0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">
                      <v:stroke joinstyle="miter"/>
                      <v:textbox inset="0,0,0,0">
                        <w:txbxContent>
                          <w:p w:rsidRPr="003C11F7" w:rsidR="001E25A9" w:rsidP="001E25A9" w:rsidRDefault="001E25A9" w14:paraId="40C3D8A0" w14:textId="77777777">
                            <w:pPr>
                              <w:spacing w:before="0" w:after="0"/>
                              <w:jc w:val="center"/>
                              <w:rPr>
                                <w:sz w:val="16"/>
                                <w:szCs w:val="16"/>
                              </w:rPr>
                            </w:pPr>
                            <w:r>
                              <w:rPr>
                                <w:sz w:val="16"/>
                                <w:szCs w:val="16"/>
                              </w:rPr>
                              <w:t>8</w:t>
                            </w:r>
                          </w:p>
                        </w:txbxContent>
                      </v:textbox>
                    </v:oval>
                  </w:pict>
                </mc:Fallback>
              </mc:AlternateContent>
            </w:r>
            <w:r>
              <w:rPr>
                <w:noProof/>
              </w:rPr>
              <mc:AlternateContent>
                <mc:Choice Requires="wps">
                  <w:drawing>
                    <wp:anchor distT="0" distB="0" distL="114300" distR="114300" simplePos="0" relativeHeight="251658366" behindDoc="0" locked="0" layoutInCell="1" allowOverlap="1" wp14:anchorId="3818A530" wp14:editId="2485EF3E">
                      <wp:simplePos x="0" y="0"/>
                      <wp:positionH relativeFrom="column">
                        <wp:posOffset>3542971</wp:posOffset>
                      </wp:positionH>
                      <wp:positionV relativeFrom="paragraph">
                        <wp:posOffset>135945</wp:posOffset>
                      </wp:positionV>
                      <wp:extent cx="182880" cy="182880"/>
                      <wp:effectExtent l="0" t="0" r="7620" b="7620"/>
                      <wp:wrapNone/>
                      <wp:docPr id="1420777605" name="Oval 1"/>
                      <wp:cNvGraphicFramePr/>
                      <a:graphic xmlns:a="http://schemas.openxmlformats.org/drawingml/2006/main">
                        <a:graphicData uri="http://schemas.microsoft.com/office/word/2010/wordprocessingShape">
                          <wps:wsp>
                            <wps:cNvSpPr/>
                            <wps:spPr>
                              <a:xfrm>
                                <a:off x="0" y="0"/>
                                <a:ext cx="182880" cy="182880"/>
                              </a:xfrm>
                              <a:prstGeom prst="ellipse">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45A5987" w14:textId="77777777" w:rsidR="001E25A9" w:rsidRPr="003C11F7" w:rsidRDefault="001E25A9" w:rsidP="001E25A9">
                                  <w:pPr>
                                    <w:spacing w:before="0" w:after="0"/>
                                    <w:jc w:val="center"/>
                                    <w:rPr>
                                      <w:sz w:val="16"/>
                                      <w:szCs w:val="16"/>
                                    </w:rPr>
                                  </w:pPr>
                                  <w:r>
                                    <w:rPr>
                                      <w:sz w:val="16"/>
                                      <w:szCs w:val="16"/>
                                    </w:rPr>
                                    <w:t>7</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w:pict>
                    <v:oval id="_x0000_s1117" style="position:absolute;left:0;text-align:left;margin-left:278.95pt;margin-top:10.7pt;width:14.4pt;height:14.4pt;z-index:25165836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red" stroked="f" strokeweight="1pt" w14:anchorId="3818A5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">
                      <v:stroke joinstyle="miter"/>
                      <v:textbox inset="0,0,0,0">
                        <w:txbxContent>
                          <w:p w:rsidRPr="003C11F7" w:rsidR="001E25A9" w:rsidP="001E25A9" w:rsidRDefault="001E25A9" w14:paraId="345A5987" w14:textId="77777777">
                            <w:pPr>
                              <w:spacing w:before="0" w:after="0"/>
                              <w:jc w:val="center"/>
                              <w:rPr>
                                <w:sz w:val="16"/>
                                <w:szCs w:val="16"/>
                              </w:rPr>
                            </w:pPr>
                            <w:r>
                              <w:rPr>
                                <w:sz w:val="16"/>
                                <w:szCs w:val="16"/>
                              </w:rPr>
                              <w:t>7</w:t>
                            </w:r>
                          </w:p>
                        </w:txbxContent>
                      </v:textbox>
                    </v:oval>
                  </w:pict>
                </mc:Fallback>
              </mc:AlternateContent>
            </w:r>
            <w:r>
              <w:rPr>
                <w:noProof/>
              </w:rPr>
              <mc:AlternateContent>
                <mc:Choice Requires="wps">
                  <w:drawing>
                    <wp:anchor distT="0" distB="0" distL="114300" distR="114300" simplePos="0" relativeHeight="251658365" behindDoc="0" locked="0" layoutInCell="1" allowOverlap="1" wp14:anchorId="4137D7F8" wp14:editId="166512A6">
                      <wp:simplePos x="0" y="0"/>
                      <wp:positionH relativeFrom="column">
                        <wp:posOffset>2806188</wp:posOffset>
                      </wp:positionH>
                      <wp:positionV relativeFrom="paragraph">
                        <wp:posOffset>1407316</wp:posOffset>
                      </wp:positionV>
                      <wp:extent cx="182880" cy="182880"/>
                      <wp:effectExtent l="0" t="0" r="7620" b="7620"/>
                      <wp:wrapNone/>
                      <wp:docPr id="1150943660" name="Oval 1"/>
                      <wp:cNvGraphicFramePr/>
                      <a:graphic xmlns:a="http://schemas.openxmlformats.org/drawingml/2006/main">
                        <a:graphicData uri="http://schemas.microsoft.com/office/word/2010/wordprocessingShape">
                          <wps:wsp>
                            <wps:cNvSpPr/>
                            <wps:spPr>
                              <a:xfrm>
                                <a:off x="0" y="0"/>
                                <a:ext cx="182880" cy="182880"/>
                              </a:xfrm>
                              <a:prstGeom prst="ellipse">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9296876" w14:textId="77777777" w:rsidR="001E25A9" w:rsidRPr="003C11F7" w:rsidRDefault="001E25A9" w:rsidP="001E25A9">
                                  <w:pPr>
                                    <w:spacing w:before="0" w:after="0"/>
                                    <w:jc w:val="center"/>
                                    <w:rPr>
                                      <w:sz w:val="16"/>
                                      <w:szCs w:val="16"/>
                                    </w:rPr>
                                  </w:pPr>
                                  <w:r>
                                    <w:rPr>
                                      <w:sz w:val="16"/>
                                      <w:szCs w:val="16"/>
                                    </w:rPr>
                                    <w:t>6</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w:pict>
                    <v:oval id="_x0000_s1118" style="position:absolute;left:0;text-align:left;margin-left:220.95pt;margin-top:110.8pt;width:14.4pt;height:14.4pt;z-index:25165836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red" stroked="f" strokeweight="1pt" w14:anchorId="4137D7F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">
                      <v:stroke joinstyle="miter"/>
                      <v:textbox inset="0,0,0,0">
                        <w:txbxContent>
                          <w:p w:rsidRPr="003C11F7" w:rsidR="001E25A9" w:rsidP="001E25A9" w:rsidRDefault="001E25A9" w14:paraId="09296876" w14:textId="77777777">
                            <w:pPr>
                              <w:spacing w:before="0" w:after="0"/>
                              <w:jc w:val="center"/>
                              <w:rPr>
                                <w:sz w:val="16"/>
                                <w:szCs w:val="16"/>
                              </w:rPr>
                            </w:pPr>
                            <w:r>
                              <w:rPr>
                                <w:sz w:val="16"/>
                                <w:szCs w:val="16"/>
                              </w:rPr>
                              <w:t>6</w:t>
                            </w:r>
                          </w:p>
                        </w:txbxContent>
                      </v:textbox>
                    </v:oval>
                  </w:pict>
                </mc:Fallback>
              </mc:AlternateContent>
            </w:r>
            <w:r>
              <w:rPr>
                <w:noProof/>
              </w:rPr>
              <mc:AlternateContent>
                <mc:Choice Requires="wps">
                  <w:drawing>
                    <wp:anchor distT="0" distB="0" distL="114300" distR="114300" simplePos="0" relativeHeight="251658364" behindDoc="0" locked="0" layoutInCell="1" allowOverlap="1" wp14:anchorId="3E891DB5" wp14:editId="2D457375">
                      <wp:simplePos x="0" y="0"/>
                      <wp:positionH relativeFrom="column">
                        <wp:posOffset>1148427</wp:posOffset>
                      </wp:positionH>
                      <wp:positionV relativeFrom="paragraph">
                        <wp:posOffset>181994</wp:posOffset>
                      </wp:positionV>
                      <wp:extent cx="182880" cy="182880"/>
                      <wp:effectExtent l="0" t="0" r="7620" b="7620"/>
                      <wp:wrapNone/>
                      <wp:docPr id="1520270699" name="Oval 1"/>
                      <wp:cNvGraphicFramePr/>
                      <a:graphic xmlns:a="http://schemas.openxmlformats.org/drawingml/2006/main">
                        <a:graphicData uri="http://schemas.microsoft.com/office/word/2010/wordprocessingShape">
                          <wps:wsp>
                            <wps:cNvSpPr/>
                            <wps:spPr>
                              <a:xfrm>
                                <a:off x="0" y="0"/>
                                <a:ext cx="182880" cy="182880"/>
                              </a:xfrm>
                              <a:prstGeom prst="ellipse">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499373C" w14:textId="77777777" w:rsidR="001E25A9" w:rsidRPr="003C11F7" w:rsidRDefault="001E25A9" w:rsidP="001E25A9">
                                  <w:pPr>
                                    <w:spacing w:before="0" w:after="0"/>
                                    <w:jc w:val="center"/>
                                    <w:rPr>
                                      <w:sz w:val="16"/>
                                      <w:szCs w:val="16"/>
                                    </w:rPr>
                                  </w:pPr>
                                  <w:r>
                                    <w:rPr>
                                      <w:sz w:val="16"/>
                                      <w:szCs w:val="16"/>
                                    </w:rPr>
                                    <w:t>5</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w:pict>
                    <v:oval id="_x0000_s1119" style="position:absolute;left:0;text-align:left;margin-left:90.45pt;margin-top:14.35pt;width:14.4pt;height:14.4pt;z-index:2516583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red" stroked="f" strokeweight="1pt" w14:anchorId="3E891DB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">
                      <v:stroke joinstyle="miter"/>
                      <v:textbox inset="0,0,0,0">
                        <w:txbxContent>
                          <w:p w:rsidRPr="003C11F7" w:rsidR="001E25A9" w:rsidP="001E25A9" w:rsidRDefault="001E25A9" w14:paraId="1499373C" w14:textId="77777777">
                            <w:pPr>
                              <w:spacing w:before="0" w:after="0"/>
                              <w:jc w:val="center"/>
                              <w:rPr>
                                <w:sz w:val="16"/>
                                <w:szCs w:val="16"/>
                              </w:rPr>
                            </w:pPr>
                            <w:r>
                              <w:rPr>
                                <w:sz w:val="16"/>
                                <w:szCs w:val="16"/>
                              </w:rPr>
                              <w:t>5</w:t>
                            </w:r>
                          </w:p>
                        </w:txbxContent>
                      </v:textbox>
                    </v:oval>
                  </w:pict>
                </mc:Fallback>
              </mc:AlternateContent>
            </w:r>
            <w:r>
              <w:rPr>
                <w:noProof/>
              </w:rPr>
              <mc:AlternateContent>
                <mc:Choice Requires="wps">
                  <w:drawing>
                    <wp:anchor distT="0" distB="0" distL="114300" distR="114300" simplePos="0" relativeHeight="251658359" behindDoc="0" locked="0" layoutInCell="1" allowOverlap="1" wp14:anchorId="5C6B2D03" wp14:editId="16AAC04E">
                      <wp:simplePos x="0" y="0"/>
                      <wp:positionH relativeFrom="margin">
                        <wp:posOffset>4417901</wp:posOffset>
                      </wp:positionH>
                      <wp:positionV relativeFrom="paragraph">
                        <wp:posOffset>1513941</wp:posOffset>
                      </wp:positionV>
                      <wp:extent cx="909263" cy="137964"/>
                      <wp:effectExtent l="0" t="0" r="24765" b="14605"/>
                      <wp:wrapNone/>
                      <wp:docPr id="1339110418" name="Rectangle 1"/>
                      <wp:cNvGraphicFramePr/>
                      <a:graphic xmlns:a="http://schemas.openxmlformats.org/drawingml/2006/main">
                        <a:graphicData uri="http://schemas.microsoft.com/office/word/2010/wordprocessingShape">
                          <wps:wsp>
                            <wps:cNvSpPr/>
                            <wps:spPr>
                              <a:xfrm>
                                <a:off x="0" y="0"/>
                                <a:ext cx="909263" cy="137964"/>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w:pict>
                    <v:rect id="Rectangle 1" style="position:absolute;margin-left:347.85pt;margin-top:119.2pt;width:71.6pt;height:10.85pt;z-index:25165835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red" strokeweight="1pt" w14:anchorId="218E9EF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">
                      <w10:wrap anchorx="margin"/>
                    </v:rect>
                  </w:pict>
                </mc:Fallback>
              </mc:AlternateContent>
            </w:r>
            <w:r>
              <w:rPr>
                <w:noProof/>
              </w:rPr>
              <mc:AlternateContent>
                <mc:Choice Requires="wps">
                  <w:drawing>
                    <wp:anchor distT="0" distB="0" distL="114300" distR="114300" simplePos="0" relativeHeight="251658358" behindDoc="0" locked="0" layoutInCell="1" allowOverlap="1" wp14:anchorId="2FA03F9D" wp14:editId="31B52441">
                      <wp:simplePos x="0" y="0"/>
                      <wp:positionH relativeFrom="margin">
                        <wp:posOffset>2056249</wp:posOffset>
                      </wp:positionH>
                      <wp:positionV relativeFrom="paragraph">
                        <wp:posOffset>1508075</wp:posOffset>
                      </wp:positionV>
                      <wp:extent cx="909263" cy="65784"/>
                      <wp:effectExtent l="0" t="0" r="24765" b="10795"/>
                      <wp:wrapNone/>
                      <wp:docPr id="1260393394" name="Rectangle 1"/>
                      <wp:cNvGraphicFramePr/>
                      <a:graphic xmlns:a="http://schemas.openxmlformats.org/drawingml/2006/main">
                        <a:graphicData uri="http://schemas.microsoft.com/office/word/2010/wordprocessingShape">
                          <wps:wsp>
                            <wps:cNvSpPr/>
                            <wps:spPr>
                              <a:xfrm>
                                <a:off x="0" y="0"/>
                                <a:ext cx="909263" cy="65784"/>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w:pict>
                    <v:rect id="Rectangle 1" style="position:absolute;margin-left:161.9pt;margin-top:118.75pt;width:71.6pt;height:5.2pt;z-index:25165835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red" strokeweight="1pt" w14:anchorId="49A613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">
                      <w10:wrap anchorx="margin"/>
                    </v:rect>
                  </w:pict>
                </mc:Fallback>
              </mc:AlternateContent>
            </w:r>
            <w:r>
              <w:rPr>
                <w:noProof/>
              </w:rPr>
              <mc:AlternateContent>
                <mc:Choice Requires="wps">
                  <w:drawing>
                    <wp:anchor distT="0" distB="0" distL="114300" distR="114300" simplePos="0" relativeHeight="251658355" behindDoc="0" locked="0" layoutInCell="1" allowOverlap="1" wp14:anchorId="0D3CB0A0" wp14:editId="6C50A9E3">
                      <wp:simplePos x="0" y="0"/>
                      <wp:positionH relativeFrom="margin">
                        <wp:posOffset>3608755</wp:posOffset>
                      </wp:positionH>
                      <wp:positionV relativeFrom="paragraph">
                        <wp:posOffset>231149</wp:posOffset>
                      </wp:positionV>
                      <wp:extent cx="2197192" cy="1434095"/>
                      <wp:effectExtent l="0" t="0" r="12700" b="13970"/>
                      <wp:wrapNone/>
                      <wp:docPr id="11275827" name="Rectangle 1"/>
                      <wp:cNvGraphicFramePr/>
                      <a:graphic xmlns:a="http://schemas.openxmlformats.org/drawingml/2006/main">
                        <a:graphicData uri="http://schemas.microsoft.com/office/word/2010/wordprocessingShape">
                          <wps:wsp>
                            <wps:cNvSpPr/>
                            <wps:spPr>
                              <a:xfrm>
                                <a:off x="0" y="0"/>
                                <a:ext cx="2197192" cy="1434095"/>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w:pict>
                    <v:rect id="Rectangle 1" style="position:absolute;margin-left:284.15pt;margin-top:18.2pt;width:173pt;height:112.9pt;z-index:25165835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red" strokeweight="1pt" w14:anchorId="49518AC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">
                      <w10:wrap anchorx="margin"/>
                    </v:rect>
                  </w:pict>
                </mc:Fallback>
              </mc:AlternateContent>
            </w:r>
            <w:r>
              <w:rPr>
                <w:noProof/>
              </w:rPr>
              <mc:AlternateContent>
                <mc:Choice Requires="wps">
                  <w:drawing>
                    <wp:anchor distT="0" distB="0" distL="114300" distR="114300" simplePos="0" relativeHeight="251658354" behindDoc="0" locked="0" layoutInCell="1" allowOverlap="1" wp14:anchorId="6D925968" wp14:editId="227CD302">
                      <wp:simplePos x="0" y="0"/>
                      <wp:positionH relativeFrom="margin">
                        <wp:posOffset>1253682</wp:posOffset>
                      </wp:positionH>
                      <wp:positionV relativeFrom="paragraph">
                        <wp:posOffset>250884</wp:posOffset>
                      </wp:positionV>
                      <wp:extent cx="2157451" cy="1374890"/>
                      <wp:effectExtent l="0" t="0" r="14605" b="15875"/>
                      <wp:wrapNone/>
                      <wp:docPr id="1837744451" name="Rectangle 1"/>
                      <wp:cNvGraphicFramePr/>
                      <a:graphic xmlns:a="http://schemas.openxmlformats.org/drawingml/2006/main">
                        <a:graphicData uri="http://schemas.microsoft.com/office/word/2010/wordprocessingShape">
                          <wps:wsp>
                            <wps:cNvSpPr/>
                            <wps:spPr>
                              <a:xfrm>
                                <a:off x="0" y="0"/>
                                <a:ext cx="2157451" cy="137489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w:pict>
                    <v:rect id="Rectangle 1" style="position:absolute;margin-left:98.7pt;margin-top:19.75pt;width:169.9pt;height:108.25pt;z-index:25165835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red" strokeweight="1pt" w14:anchorId="1222908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">
                      <w10:wrap anchorx="margin"/>
                    </v:rect>
                  </w:pict>
                </mc:Fallback>
              </mc:AlternateContent>
            </w:r>
            <w:r w:rsidRPr="000F42CB">
              <w:rPr>
                <w:noProof/>
              </w:rPr>
              <w:drawing>
                <wp:inline distT="0" distB="0" distL="0" distR="0" wp14:anchorId="29B7C0AE" wp14:editId="09679B98">
                  <wp:extent cx="4545145" cy="1651182"/>
                  <wp:effectExtent l="0" t="0" r="8255" b="6350"/>
                  <wp:docPr id="12399304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930448" name="Picture 1" descr="A screenshot of a computer&#10;&#10;AI-generated content may be incorrect."/>
                          <pic:cNvPicPr/>
                        </pic:nvPicPr>
                        <pic:blipFill rotWithShape="1">
                          <a:blip r:embed="rId26"/>
                          <a:srcRect b="3155"/>
                          <a:stretch/>
                        </pic:blipFill>
                        <pic:spPr bwMode="auto">
                          <a:xfrm>
                            <a:off x="0" y="0"/>
                            <a:ext cx="4572867" cy="1661253"/>
                          </a:xfrm>
                          <a:prstGeom prst="rect">
                            <a:avLst/>
                          </a:prstGeom>
                          <a:ln>
                            <a:noFill/>
                          </a:ln>
                          <a:extLst>
                            <a:ext uri="{53640926-AAD7-44D8-BBD7-CCE9431645EC}">
                              <a14:shadowObscured xmlns:a14="http://schemas.microsoft.com/office/drawing/2010/main"/>
                            </a:ext>
                          </a:extLst>
                        </pic:spPr>
                      </pic:pic>
                    </a:graphicData>
                  </a:graphic>
                </wp:inline>
              </w:drawing>
            </w:r>
          </w:p>
        </w:tc>
      </w:tr>
    </w:tbl>
    <w:p w14:paraId="4DA28CF6" w14:textId="6A47A141" w:rsidR="00A55EAC" w:rsidRDefault="00F23375" w:rsidP="00A14E49">
      <w:pPr>
        <w:pStyle w:val="Heading1"/>
      </w:pPr>
      <w:bookmarkStart w:id="38" w:name="_Toc197744505"/>
      <w:r w:rsidRPr="00C01057">
        <w:t>Fiscal Dashboard</w:t>
      </w:r>
      <w:r w:rsidR="000940E2">
        <w:t>s</w:t>
      </w:r>
      <w:bookmarkEnd w:id="38"/>
      <w:r w:rsidRPr="00C01057">
        <w:t xml:space="preserve"> </w:t>
      </w:r>
    </w:p>
    <w:p w14:paraId="01B9593A" w14:textId="1F742035" w:rsidR="000940E2" w:rsidRDefault="000940E2" w:rsidP="006F0F6F">
      <w:r w:rsidRPr="00A14E49">
        <w:rPr>
          <w:b/>
          <w:bCs/>
        </w:rPr>
        <w:t xml:space="preserve">This section will describe the </w:t>
      </w:r>
      <w:r w:rsidR="00857F65">
        <w:rPr>
          <w:b/>
          <w:bCs/>
        </w:rPr>
        <w:t xml:space="preserve">group of sheets </w:t>
      </w:r>
      <w:r w:rsidR="007B6320">
        <w:rPr>
          <w:b/>
          <w:bCs/>
        </w:rPr>
        <w:t xml:space="preserve">that </w:t>
      </w:r>
      <w:r w:rsidR="006F0F6F" w:rsidRPr="00A14E49">
        <w:rPr>
          <w:b/>
          <w:bCs/>
        </w:rPr>
        <w:t>evaluate the fiscal health and sustainability index</w:t>
      </w:r>
      <w:r w:rsidR="009D50EE">
        <w:rPr>
          <w:b/>
          <w:bCs/>
        </w:rPr>
        <w:t>es</w:t>
      </w:r>
      <w:r w:rsidR="0068045E">
        <w:rPr>
          <w:b/>
          <w:bCs/>
        </w:rPr>
        <w:t xml:space="preserve"> across all states</w:t>
      </w:r>
      <w:r w:rsidR="006F0F6F">
        <w:t>.</w:t>
      </w:r>
      <w:r w:rsidR="00857F65">
        <w:t xml:space="preserve"> </w:t>
      </w:r>
      <w:r w:rsidR="00E2206D" w:rsidRPr="00E2206D">
        <w:t>Unlike the previous group</w:t>
      </w:r>
      <w:r w:rsidR="009D50EE">
        <w:t>s</w:t>
      </w:r>
      <w:r w:rsidR="00E2206D" w:rsidRPr="00E2206D">
        <w:t xml:space="preserve"> of sheets meant to provide insight to assess the situation of the state of interest vis-a-vis its comparison groups, these sheets display the fiscal health and fiscal sustainability indexes for all states.</w:t>
      </w:r>
    </w:p>
    <w:p w14:paraId="7CF11FD2" w14:textId="70E118BE" w:rsidR="00802667" w:rsidRPr="000940E2" w:rsidRDefault="009F7913" w:rsidP="009F7913">
      <w:pPr>
        <w:pStyle w:val="Heading2"/>
      </w:pPr>
      <w:bookmarkStart w:id="39" w:name="_Toc197744506"/>
      <w:r>
        <w:t>Fiscal Health Index</w:t>
      </w:r>
      <w:bookmarkEnd w:id="39"/>
    </w:p>
    <w:p w14:paraId="76264693" w14:textId="6AAB48B5" w:rsidR="00FB0FEE" w:rsidRPr="00C01057" w:rsidRDefault="00FB0FEE" w:rsidP="00FB0FEE">
      <w:r w:rsidRPr="00321E00">
        <w:rPr>
          <w:b/>
          <w:bCs/>
        </w:rPr>
        <w:t>The FHI is used to evaluate the fiscal health of states</w:t>
      </w:r>
      <w:r w:rsidRPr="00C01057">
        <w:t>. Based on a recent report by NITI Aayog</w:t>
      </w:r>
      <w:r w:rsidR="009F7913">
        <w:t xml:space="preserve"> (2024)</w:t>
      </w:r>
      <w:r w:rsidRPr="00C01057">
        <w:t>, th</w:t>
      </w:r>
      <w:r w:rsidR="00321E00">
        <w:t>is</w:t>
      </w:r>
      <w:r w:rsidRPr="00C01057">
        <w:t xml:space="preserve"> index provides data-driven insights to guide policy interventions at the state level. The FHI </w:t>
      </w:r>
      <w:r w:rsidR="00DC038B">
        <w:t>is</w:t>
      </w:r>
      <w:r w:rsidRPr="00C01057">
        <w:t xml:space="preserve"> </w:t>
      </w:r>
      <w:r w:rsidR="00802667">
        <w:t xml:space="preserve">the </w:t>
      </w:r>
      <w:r w:rsidR="00F70BC8">
        <w:t>simplest</w:t>
      </w:r>
      <w:r w:rsidR="00802667">
        <w:t xml:space="preserve"> </w:t>
      </w:r>
      <w:r w:rsidR="009F7913">
        <w:t xml:space="preserve">average </w:t>
      </w:r>
      <w:r w:rsidR="009F7913" w:rsidRPr="00C01057">
        <w:t>of</w:t>
      </w:r>
      <w:r w:rsidR="00802667">
        <w:t xml:space="preserve"> </w:t>
      </w:r>
      <w:r w:rsidRPr="00C01057">
        <w:t>five</w:t>
      </w:r>
      <w:r w:rsidR="00F70BC8">
        <w:t xml:space="preserve"> cluster indexes</w:t>
      </w:r>
      <w:r w:rsidRPr="00C01057">
        <w:t xml:space="preserve">: </w:t>
      </w:r>
    </w:p>
    <w:p w14:paraId="16BB535F" w14:textId="67EBF96E" w:rsidR="00FB0FEE" w:rsidRPr="00C01057" w:rsidRDefault="00FB0FEE" w:rsidP="009F7913">
      <w:pPr>
        <w:pStyle w:val="ListParagraph"/>
        <w:numPr>
          <w:ilvl w:val="0"/>
          <w:numId w:val="21"/>
        </w:numPr>
      </w:pPr>
      <w:r w:rsidRPr="5B920272">
        <w:rPr>
          <w:b/>
          <w:bCs/>
        </w:rPr>
        <w:t xml:space="preserve">Fiscal </w:t>
      </w:r>
      <w:r w:rsidR="00057C45" w:rsidRPr="5B920272">
        <w:rPr>
          <w:b/>
          <w:bCs/>
        </w:rPr>
        <w:t>p</w:t>
      </w:r>
      <w:r w:rsidRPr="5B920272">
        <w:rPr>
          <w:b/>
          <w:bCs/>
        </w:rPr>
        <w:t>rudence</w:t>
      </w:r>
      <w:r>
        <w:t xml:space="preserve">: </w:t>
      </w:r>
      <w:r w:rsidR="00AF7026">
        <w:t>Reflect</w:t>
      </w:r>
      <w:r w:rsidR="004A5521">
        <w:t>s</w:t>
      </w:r>
      <w:r w:rsidR="00AF7026">
        <w:t xml:space="preserve"> the states</w:t>
      </w:r>
      <w:r w:rsidR="003E15F6">
        <w:t>’</w:t>
      </w:r>
      <w:r w:rsidR="00AF7026">
        <w:t xml:space="preserve"> capacity to maintain a sustainable fiscal balance and t</w:t>
      </w:r>
      <w:r>
        <w:t xml:space="preserve">racks </w:t>
      </w:r>
      <w:r w:rsidR="008443C0">
        <w:t xml:space="preserve">the </w:t>
      </w:r>
      <w:r w:rsidR="00DD52B2">
        <w:t xml:space="preserve">gross fiscal </w:t>
      </w:r>
      <w:r w:rsidR="00704EFF">
        <w:t>deficit</w:t>
      </w:r>
      <w:r w:rsidR="00DD52B2">
        <w:t xml:space="preserve"> and the </w:t>
      </w:r>
      <w:r w:rsidR="00704EFF">
        <w:t>revenue</w:t>
      </w:r>
      <w:r w:rsidR="00DD52B2">
        <w:t xml:space="preserve"> deficit as </w:t>
      </w:r>
      <w:r w:rsidR="00010DBA">
        <w:t xml:space="preserve">a </w:t>
      </w:r>
      <w:r w:rsidR="007B6320">
        <w:t>percentage</w:t>
      </w:r>
      <w:r w:rsidR="00DD52B2">
        <w:t xml:space="preserve"> of GDP</w:t>
      </w:r>
      <w:r w:rsidR="003E3DF7">
        <w:rPr>
          <w:rStyle w:val="FootnoteReference"/>
        </w:rPr>
        <w:footnoteReference w:id="15"/>
      </w:r>
      <w:r>
        <w:t xml:space="preserve">. </w:t>
      </w:r>
    </w:p>
    <w:p w14:paraId="346C696E" w14:textId="62CCEE9D" w:rsidR="00FB0FEE" w:rsidRPr="00C01057" w:rsidRDefault="00FB0FEE" w:rsidP="009F7913">
      <w:pPr>
        <w:pStyle w:val="ListParagraph"/>
        <w:numPr>
          <w:ilvl w:val="0"/>
          <w:numId w:val="21"/>
        </w:numPr>
      </w:pPr>
      <w:r w:rsidRPr="003E15F6">
        <w:rPr>
          <w:b/>
          <w:bCs/>
        </w:rPr>
        <w:t xml:space="preserve">Revenue </w:t>
      </w:r>
      <w:r w:rsidR="00057C45">
        <w:rPr>
          <w:b/>
          <w:bCs/>
        </w:rPr>
        <w:t>m</w:t>
      </w:r>
      <w:r w:rsidRPr="003E15F6">
        <w:rPr>
          <w:b/>
          <w:bCs/>
        </w:rPr>
        <w:t>obilization</w:t>
      </w:r>
      <w:r w:rsidRPr="00C01057">
        <w:t xml:space="preserve">: </w:t>
      </w:r>
      <w:r w:rsidR="00B13C20">
        <w:t>Assess</w:t>
      </w:r>
      <w:r w:rsidR="004A5521">
        <w:t>es</w:t>
      </w:r>
      <w:r w:rsidRPr="00C01057">
        <w:t xml:space="preserve"> </w:t>
      </w:r>
      <w:r w:rsidR="00AF7026">
        <w:t xml:space="preserve">the </w:t>
      </w:r>
      <w:r w:rsidR="00AF7026" w:rsidRPr="00C01057">
        <w:t>state</w:t>
      </w:r>
      <w:r w:rsidR="003E15F6">
        <w:t>s</w:t>
      </w:r>
      <w:r w:rsidR="00AF7026">
        <w:t>’</w:t>
      </w:r>
      <w:r w:rsidRPr="00C01057">
        <w:t xml:space="preserve"> ability to generate </w:t>
      </w:r>
      <w:r w:rsidR="00990463">
        <w:t>their</w:t>
      </w:r>
      <w:r w:rsidRPr="00C01057">
        <w:t xml:space="preserve"> own revenue and cover </w:t>
      </w:r>
      <w:r w:rsidR="0029268C">
        <w:t>their</w:t>
      </w:r>
      <w:r w:rsidRPr="00C01057">
        <w:t xml:space="preserve"> </w:t>
      </w:r>
      <w:r w:rsidR="00AF7026" w:rsidRPr="00C01057">
        <w:t>expenditure</w:t>
      </w:r>
      <w:r w:rsidRPr="00C01057">
        <w:t xml:space="preserve"> </w:t>
      </w:r>
      <w:r w:rsidR="00AF7026">
        <w:t>independently and t</w:t>
      </w:r>
      <w:r w:rsidR="003E15F6">
        <w:t xml:space="preserve">racks </w:t>
      </w:r>
      <w:r w:rsidR="00D4469B">
        <w:t xml:space="preserve">the </w:t>
      </w:r>
      <w:r w:rsidR="00057C45">
        <w:t>state’s</w:t>
      </w:r>
      <w:r w:rsidR="00D4469B">
        <w:t xml:space="preserve"> own revenues as </w:t>
      </w:r>
      <w:r w:rsidR="006921EA">
        <w:t xml:space="preserve">a </w:t>
      </w:r>
      <w:r w:rsidR="007B6320">
        <w:t>percentage</w:t>
      </w:r>
      <w:r w:rsidR="00D4469B">
        <w:t xml:space="preserve"> of GDP and total revenues.</w:t>
      </w:r>
    </w:p>
    <w:p w14:paraId="2D4BB18A" w14:textId="00A50623" w:rsidR="00FB0FEE" w:rsidRPr="00C01057" w:rsidRDefault="00FB0FEE" w:rsidP="009F7913">
      <w:pPr>
        <w:pStyle w:val="ListParagraph"/>
        <w:numPr>
          <w:ilvl w:val="0"/>
          <w:numId w:val="21"/>
        </w:numPr>
      </w:pPr>
      <w:r w:rsidRPr="003E15F6">
        <w:rPr>
          <w:b/>
          <w:bCs/>
        </w:rPr>
        <w:t xml:space="preserve">Quality of </w:t>
      </w:r>
      <w:r w:rsidR="00057C45">
        <w:rPr>
          <w:b/>
          <w:bCs/>
        </w:rPr>
        <w:t>e</w:t>
      </w:r>
      <w:r w:rsidRPr="003E15F6">
        <w:rPr>
          <w:b/>
          <w:bCs/>
        </w:rPr>
        <w:t>xpenditure</w:t>
      </w:r>
      <w:r w:rsidRPr="00C01057">
        <w:t xml:space="preserve">: </w:t>
      </w:r>
      <w:r w:rsidR="00F22048" w:rsidRPr="00F22048">
        <w:t>Reflects the states’ capacity to prioritize spending more likely to foster long-term development and tracks the proportion of developmental expenditure as percent of total expenditure and total capital outlays as a share of economic GDP</w:t>
      </w:r>
      <w:r w:rsidR="003E3DF7">
        <w:rPr>
          <w:rStyle w:val="FootnoteReference"/>
        </w:rPr>
        <w:footnoteReference w:id="16"/>
      </w:r>
      <w:r w:rsidR="00071C4E" w:rsidRPr="00C01057">
        <w:t xml:space="preserve">. </w:t>
      </w:r>
    </w:p>
    <w:p w14:paraId="1AB1A7D2" w14:textId="387C65A2" w:rsidR="00FB0FEE" w:rsidRPr="00C01057" w:rsidRDefault="00FB0FEE" w:rsidP="009F7913">
      <w:pPr>
        <w:pStyle w:val="ListParagraph"/>
        <w:numPr>
          <w:ilvl w:val="0"/>
          <w:numId w:val="21"/>
        </w:numPr>
      </w:pPr>
      <w:r w:rsidRPr="003E15F6">
        <w:rPr>
          <w:b/>
          <w:bCs/>
        </w:rPr>
        <w:t xml:space="preserve">Debt </w:t>
      </w:r>
      <w:r w:rsidR="00057C45">
        <w:rPr>
          <w:b/>
          <w:bCs/>
        </w:rPr>
        <w:t>i</w:t>
      </w:r>
      <w:r w:rsidRPr="003E15F6">
        <w:rPr>
          <w:b/>
          <w:bCs/>
        </w:rPr>
        <w:t>ndex</w:t>
      </w:r>
      <w:r w:rsidRPr="00C01057">
        <w:t xml:space="preserve">: Assesses the state’s debt burden, focusing on interest payments </w:t>
      </w:r>
      <w:r w:rsidR="00B13C20">
        <w:t xml:space="preserve">to </w:t>
      </w:r>
      <w:r w:rsidR="005443B8">
        <w:t xml:space="preserve">revenues </w:t>
      </w:r>
      <w:r w:rsidRPr="00C01057">
        <w:t xml:space="preserve">and liabilities </w:t>
      </w:r>
      <w:r w:rsidR="00865526" w:rsidRPr="00C01057">
        <w:t>related</w:t>
      </w:r>
      <w:r w:rsidRPr="00C01057">
        <w:t xml:space="preserve"> to </w:t>
      </w:r>
      <w:r w:rsidR="00B13C20">
        <w:t>GDP</w:t>
      </w:r>
      <w:r w:rsidRPr="00C01057">
        <w:t xml:space="preserve">. </w:t>
      </w:r>
    </w:p>
    <w:p w14:paraId="5909A86D" w14:textId="0324F717" w:rsidR="00FB0FEE" w:rsidRDefault="00FB0FEE" w:rsidP="009F7913">
      <w:pPr>
        <w:pStyle w:val="ListParagraph"/>
        <w:numPr>
          <w:ilvl w:val="0"/>
          <w:numId w:val="21"/>
        </w:numPr>
      </w:pPr>
      <w:r w:rsidRPr="003E15F6">
        <w:rPr>
          <w:b/>
          <w:bCs/>
        </w:rPr>
        <w:t xml:space="preserve">Debt </w:t>
      </w:r>
      <w:r w:rsidR="00057C45">
        <w:rPr>
          <w:b/>
          <w:bCs/>
        </w:rPr>
        <w:t>s</w:t>
      </w:r>
      <w:r w:rsidRPr="003E15F6">
        <w:rPr>
          <w:b/>
          <w:bCs/>
        </w:rPr>
        <w:t>ustainability</w:t>
      </w:r>
      <w:r w:rsidRPr="00C01057">
        <w:t xml:space="preserve">: </w:t>
      </w:r>
      <w:r w:rsidR="009B5270">
        <w:t xml:space="preserve">Compares </w:t>
      </w:r>
      <w:r w:rsidR="00DB701C">
        <w:t>GDP</w:t>
      </w:r>
      <w:r w:rsidRPr="00C01057">
        <w:t xml:space="preserve"> growth to interest payments</w:t>
      </w:r>
      <w:r w:rsidR="00622CD3">
        <w:t xml:space="preserve"> over </w:t>
      </w:r>
      <w:r w:rsidR="004B0A92">
        <w:t>a period</w:t>
      </w:r>
      <w:r w:rsidR="009A314A">
        <w:t xml:space="preserve"> defined by users</w:t>
      </w:r>
      <w:r w:rsidRPr="00C01057">
        <w:t>, with a positive difference indicating fiscal sustainability.</w:t>
      </w:r>
    </w:p>
    <w:p w14:paraId="1C5D539F" w14:textId="140196DE" w:rsidR="00024C9A" w:rsidRPr="00C01057" w:rsidRDefault="00024C9A" w:rsidP="00024C9A">
      <w:r>
        <w:t xml:space="preserve">Each </w:t>
      </w:r>
      <w:r w:rsidR="002F7FAD">
        <w:t>variable</w:t>
      </w:r>
      <w:r w:rsidR="00150466">
        <w:t xml:space="preserve"> mentioned above </w:t>
      </w:r>
      <w:r w:rsidR="002F7FAD">
        <w:t>is</w:t>
      </w:r>
      <w:r w:rsidR="00150466">
        <w:t xml:space="preserve"> standardized</w:t>
      </w:r>
      <w:r w:rsidR="00A72C93">
        <w:t>,</w:t>
      </w:r>
      <w:r w:rsidR="00150466">
        <w:t xml:space="preserve"> </w:t>
      </w:r>
      <w:r w:rsidR="00A72C93">
        <w:t>so</w:t>
      </w:r>
      <w:r w:rsidR="00150466">
        <w:t xml:space="preserve"> the best value</w:t>
      </w:r>
      <w:r w:rsidR="0061791B" w:rsidRPr="0061791B">
        <w:rPr>
          <w:color w:val="000000"/>
          <w:bdr w:val="none" w:sz="0" w:space="0" w:color="auto" w:frame="1"/>
        </w:rPr>
        <w:t xml:space="preserve"> </w:t>
      </w:r>
      <w:r w:rsidR="00525442">
        <w:t>equals one</w:t>
      </w:r>
      <w:r w:rsidR="00584D44">
        <w:t xml:space="preserve"> </w:t>
      </w:r>
      <w:r w:rsidR="002F7FAD">
        <w:t>hundred</w:t>
      </w:r>
      <w:r w:rsidR="00525442">
        <w:t xml:space="preserve"> and the worst value equals zero.</w:t>
      </w:r>
      <w:r w:rsidR="00DF7357">
        <w:t xml:space="preserve"> After </w:t>
      </w:r>
      <w:r w:rsidR="00F70BC8">
        <w:t>calculating the</w:t>
      </w:r>
      <w:r w:rsidR="00DF7357">
        <w:t xml:space="preserve"> individual indexes, </w:t>
      </w:r>
      <w:r w:rsidR="00F70BC8">
        <w:t>each</w:t>
      </w:r>
      <w:r w:rsidR="00BB1C24">
        <w:t xml:space="preserve"> cluster index is calculated as a simple average of it</w:t>
      </w:r>
      <w:r w:rsidR="005F79A3">
        <w:t>s</w:t>
      </w:r>
      <w:r w:rsidR="00BB1C24">
        <w:t xml:space="preserve"> </w:t>
      </w:r>
      <w:r w:rsidR="00F70BC8">
        <w:t>subindexes so</w:t>
      </w:r>
      <w:r w:rsidR="005D675A">
        <w:t xml:space="preserve"> that</w:t>
      </w:r>
      <w:r w:rsidR="00F70BC8">
        <w:t xml:space="preserve"> the FHI can be calculated as </w:t>
      </w:r>
      <w:r w:rsidR="005D675A">
        <w:t xml:space="preserve">a </w:t>
      </w:r>
      <w:r w:rsidR="00F70BC8">
        <w:t>simple average of the cluster indexes.</w:t>
      </w:r>
    </w:p>
    <w:tbl>
      <w:tblPr>
        <w:tblStyle w:val="TableGrid"/>
        <w:tblpPr w:leftFromText="180" w:rightFromText="180" w:vertAnchor="text" w:horzAnchor="margin" w:tblpXSpec="right" w:tblpY="8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16"/>
      </w:tblGrid>
      <w:tr w:rsidR="001E25A9" w14:paraId="7BBD4911" w14:textId="77777777" w:rsidTr="001E25A9">
        <w:trPr>
          <w:trHeight w:val="341"/>
        </w:trPr>
        <w:tc>
          <w:tcPr>
            <w:tcW w:w="7116" w:type="dxa"/>
          </w:tcPr>
          <w:p w14:paraId="699106C3" w14:textId="77777777" w:rsidR="001E25A9" w:rsidRPr="00A15E9B" w:rsidRDefault="001E25A9" w:rsidP="001E25A9">
            <w:pPr>
              <w:pStyle w:val="Caption"/>
              <w:keepNext/>
              <w:rPr>
                <w:bCs/>
              </w:rPr>
            </w:pPr>
            <w:bookmarkStart w:id="40" w:name="_Toc197744486"/>
            <w:r>
              <w:t xml:space="preserve">Figure </w:t>
            </w:r>
            <w:r>
              <w:fldChar w:fldCharType="begin"/>
            </w:r>
            <w:r>
              <w:instrText xml:space="preserve"> SEQ Figure \* ARABIC </w:instrText>
            </w:r>
            <w:r>
              <w:fldChar w:fldCharType="separate"/>
            </w:r>
            <w:r>
              <w:rPr>
                <w:noProof/>
              </w:rPr>
              <w:t>12</w:t>
            </w:r>
            <w:r>
              <w:fldChar w:fldCharType="end"/>
            </w:r>
            <w:r>
              <w:t xml:space="preserve">. </w:t>
            </w:r>
            <w:r>
              <w:rPr>
                <w:bCs/>
              </w:rPr>
              <w:t>Fiscal Health Index</w:t>
            </w:r>
            <w:bookmarkEnd w:id="40"/>
          </w:p>
        </w:tc>
      </w:tr>
      <w:tr w:rsidR="001E25A9" w14:paraId="1CCD1F66" w14:textId="77777777" w:rsidTr="001E25A9">
        <w:trPr>
          <w:trHeight w:val="79"/>
        </w:trPr>
        <w:tc>
          <w:tcPr>
            <w:tcW w:w="7116" w:type="dxa"/>
          </w:tcPr>
          <w:p w14:paraId="27A91666" w14:textId="77777777" w:rsidR="001E25A9" w:rsidRDefault="001E25A9" w:rsidP="001E25A9">
            <w:pPr>
              <w:pStyle w:val="Figures"/>
            </w:pPr>
            <w:r>
              <w:rPr>
                <w:noProof/>
              </w:rPr>
              <mc:AlternateContent>
                <mc:Choice Requires="wps">
                  <w:drawing>
                    <wp:anchor distT="0" distB="0" distL="114300" distR="114300" simplePos="0" relativeHeight="251658370" behindDoc="0" locked="0" layoutInCell="1" allowOverlap="1" wp14:anchorId="3EAA8405" wp14:editId="2E977947">
                      <wp:simplePos x="0" y="0"/>
                      <wp:positionH relativeFrom="margin">
                        <wp:posOffset>3602910</wp:posOffset>
                      </wp:positionH>
                      <wp:positionV relativeFrom="paragraph">
                        <wp:posOffset>408761</wp:posOffset>
                      </wp:positionV>
                      <wp:extent cx="563732" cy="113030"/>
                      <wp:effectExtent l="0" t="0" r="27305" b="20320"/>
                      <wp:wrapNone/>
                      <wp:docPr id="1495564278" name="Rectangle 1"/>
                      <wp:cNvGraphicFramePr/>
                      <a:graphic xmlns:a="http://schemas.openxmlformats.org/drawingml/2006/main">
                        <a:graphicData uri="http://schemas.microsoft.com/office/word/2010/wordprocessingShape">
                          <wps:wsp>
                            <wps:cNvSpPr/>
                            <wps:spPr>
                              <a:xfrm>
                                <a:off x="0" y="0"/>
                                <a:ext cx="563732" cy="11303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w:pict>
                    <v:rect id="Rectangle 1" style="position:absolute;margin-left:283.7pt;margin-top:32.2pt;width:44.4pt;height:8.9pt;z-index:25165837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red" strokeweight="1pt" w14:anchorId="1B3756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">
                      <w10:wrap anchorx="margin"/>
                    </v:rect>
                  </w:pict>
                </mc:Fallback>
              </mc:AlternateContent>
            </w:r>
            <w:r>
              <w:rPr>
                <w:noProof/>
              </w:rPr>
              <mc:AlternateContent>
                <mc:Choice Requires="wps">
                  <w:drawing>
                    <wp:anchor distT="0" distB="0" distL="114300" distR="114300" simplePos="0" relativeHeight="251658369" behindDoc="0" locked="0" layoutInCell="1" allowOverlap="1" wp14:anchorId="04145AE2" wp14:editId="1BEF4B86">
                      <wp:simplePos x="0" y="0"/>
                      <wp:positionH relativeFrom="margin">
                        <wp:posOffset>198323</wp:posOffset>
                      </wp:positionH>
                      <wp:positionV relativeFrom="paragraph">
                        <wp:posOffset>182380</wp:posOffset>
                      </wp:positionV>
                      <wp:extent cx="2592280" cy="1953087"/>
                      <wp:effectExtent l="0" t="0" r="17780" b="28575"/>
                      <wp:wrapNone/>
                      <wp:docPr id="1433378468" name="Rectangle 1"/>
                      <wp:cNvGraphicFramePr/>
                      <a:graphic xmlns:a="http://schemas.openxmlformats.org/drawingml/2006/main">
                        <a:graphicData uri="http://schemas.microsoft.com/office/word/2010/wordprocessingShape">
                          <wps:wsp>
                            <wps:cNvSpPr/>
                            <wps:spPr>
                              <a:xfrm>
                                <a:off x="0" y="0"/>
                                <a:ext cx="2592280" cy="1953087"/>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w:pict>
                    <v:rect id="Rectangle 1" style="position:absolute;margin-left:15.6pt;margin-top:14.35pt;width:204.1pt;height:153.8pt;z-index:25165836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red" strokeweight="1pt" w14:anchorId="417DA08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">
                      <w10:wrap anchorx="margin"/>
                    </v:rect>
                  </w:pict>
                </mc:Fallback>
              </mc:AlternateContent>
            </w:r>
            <w:r>
              <w:rPr>
                <w:noProof/>
              </w:rPr>
              <mc:AlternateContent>
                <mc:Choice Requires="wps">
                  <w:drawing>
                    <wp:anchor distT="0" distB="0" distL="114300" distR="114300" simplePos="0" relativeHeight="251658374" behindDoc="0" locked="0" layoutInCell="1" allowOverlap="1" wp14:anchorId="463108BB" wp14:editId="6228B87C">
                      <wp:simplePos x="0" y="0"/>
                      <wp:positionH relativeFrom="column">
                        <wp:posOffset>2930186</wp:posOffset>
                      </wp:positionH>
                      <wp:positionV relativeFrom="paragraph">
                        <wp:posOffset>523338</wp:posOffset>
                      </wp:positionV>
                      <wp:extent cx="182880" cy="182880"/>
                      <wp:effectExtent l="0" t="0" r="7620" b="7620"/>
                      <wp:wrapNone/>
                      <wp:docPr id="553491502" name="Oval 1"/>
                      <wp:cNvGraphicFramePr/>
                      <a:graphic xmlns:a="http://schemas.openxmlformats.org/drawingml/2006/main">
                        <a:graphicData uri="http://schemas.microsoft.com/office/word/2010/wordprocessingShape">
                          <wps:wsp>
                            <wps:cNvSpPr/>
                            <wps:spPr>
                              <a:xfrm>
                                <a:off x="0" y="0"/>
                                <a:ext cx="182880" cy="182880"/>
                              </a:xfrm>
                              <a:prstGeom prst="ellipse">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4FE7C42" w14:textId="77777777" w:rsidR="001E25A9" w:rsidRPr="003C11F7" w:rsidRDefault="001E25A9" w:rsidP="001E25A9">
                                  <w:pPr>
                                    <w:spacing w:before="0" w:after="0"/>
                                    <w:jc w:val="center"/>
                                    <w:rPr>
                                      <w:sz w:val="16"/>
                                      <w:szCs w:val="16"/>
                                    </w:rPr>
                                  </w:pPr>
                                  <w:r>
                                    <w:rPr>
                                      <w:sz w:val="16"/>
                                      <w:szCs w:val="16"/>
                                    </w:rPr>
                                    <w:t>3</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w:pict>
                    <v:oval id="_x0000_s1120" style="position:absolute;left:0;text-align:left;margin-left:230.7pt;margin-top:41.2pt;width:14.4pt;height:14.4pt;z-index:25165837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red" stroked="f" strokeweight="1pt" w14:anchorId="46310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">
                      <v:stroke joinstyle="miter"/>
                      <v:textbox inset="0,0,0,0">
                        <w:txbxContent>
                          <w:p w:rsidRPr="003C11F7" w:rsidR="001E25A9" w:rsidP="001E25A9" w:rsidRDefault="001E25A9" w14:paraId="54FE7C42" w14:textId="77777777">
                            <w:pPr>
                              <w:spacing w:before="0" w:after="0"/>
                              <w:jc w:val="center"/>
                              <w:rPr>
                                <w:sz w:val="16"/>
                                <w:szCs w:val="16"/>
                              </w:rPr>
                            </w:pPr>
                            <w:r>
                              <w:rPr>
                                <w:sz w:val="16"/>
                                <w:szCs w:val="16"/>
                              </w:rPr>
                              <w:t>3</w:t>
                            </w:r>
                          </w:p>
                        </w:txbxContent>
                      </v:textbox>
                    </v:oval>
                  </w:pict>
                </mc:Fallback>
              </mc:AlternateContent>
            </w:r>
            <w:r>
              <w:rPr>
                <w:noProof/>
              </w:rPr>
              <mc:AlternateContent>
                <mc:Choice Requires="wps">
                  <w:drawing>
                    <wp:anchor distT="0" distB="0" distL="114300" distR="114300" simplePos="0" relativeHeight="251658371" behindDoc="0" locked="0" layoutInCell="1" allowOverlap="1" wp14:anchorId="4F3A62FC" wp14:editId="0DF433A5">
                      <wp:simplePos x="0" y="0"/>
                      <wp:positionH relativeFrom="margin">
                        <wp:posOffset>2945962</wp:posOffset>
                      </wp:positionH>
                      <wp:positionV relativeFrom="paragraph">
                        <wp:posOffset>417639</wp:posOffset>
                      </wp:positionV>
                      <wp:extent cx="110971" cy="168676"/>
                      <wp:effectExtent l="0" t="0" r="22860" b="22225"/>
                      <wp:wrapNone/>
                      <wp:docPr id="1392712707" name="Rectangle 1"/>
                      <wp:cNvGraphicFramePr/>
                      <a:graphic xmlns:a="http://schemas.openxmlformats.org/drawingml/2006/main">
                        <a:graphicData uri="http://schemas.microsoft.com/office/word/2010/wordprocessingShape">
                          <wps:wsp>
                            <wps:cNvSpPr/>
                            <wps:spPr>
                              <a:xfrm>
                                <a:off x="0" y="0"/>
                                <a:ext cx="110971" cy="168676"/>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w:pict>
                    <v:rect id="Rectangle 1" style="position:absolute;margin-left:231.95pt;margin-top:32.9pt;width:8.75pt;height:13.3pt;z-index:25165837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red" strokeweight="1pt" w14:anchorId="6C16EC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">
                      <w10:wrap anchorx="margin"/>
                    </v:rect>
                  </w:pict>
                </mc:Fallback>
              </mc:AlternateContent>
            </w:r>
            <w:r>
              <w:rPr>
                <w:noProof/>
              </w:rPr>
              <mc:AlternateContent>
                <mc:Choice Requires="wps">
                  <w:drawing>
                    <wp:anchor distT="0" distB="0" distL="114300" distR="114300" simplePos="0" relativeHeight="251658373" behindDoc="0" locked="0" layoutInCell="1" allowOverlap="1" wp14:anchorId="6C6DE91A" wp14:editId="4F947212">
                      <wp:simplePos x="0" y="0"/>
                      <wp:positionH relativeFrom="column">
                        <wp:posOffset>4094775</wp:posOffset>
                      </wp:positionH>
                      <wp:positionV relativeFrom="paragraph">
                        <wp:posOffset>301582</wp:posOffset>
                      </wp:positionV>
                      <wp:extent cx="182880" cy="182880"/>
                      <wp:effectExtent l="0" t="0" r="7620" b="7620"/>
                      <wp:wrapNone/>
                      <wp:docPr id="251853544" name="Oval 1"/>
                      <wp:cNvGraphicFramePr/>
                      <a:graphic xmlns:a="http://schemas.openxmlformats.org/drawingml/2006/main">
                        <a:graphicData uri="http://schemas.microsoft.com/office/word/2010/wordprocessingShape">
                          <wps:wsp>
                            <wps:cNvSpPr/>
                            <wps:spPr>
                              <a:xfrm>
                                <a:off x="0" y="0"/>
                                <a:ext cx="182880" cy="182880"/>
                              </a:xfrm>
                              <a:prstGeom prst="ellipse">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1F1DD26" w14:textId="77777777" w:rsidR="001E25A9" w:rsidRPr="003C11F7" w:rsidRDefault="001E25A9" w:rsidP="001E25A9">
                                  <w:pPr>
                                    <w:spacing w:before="0" w:after="0"/>
                                    <w:jc w:val="center"/>
                                    <w:rPr>
                                      <w:sz w:val="16"/>
                                      <w:szCs w:val="16"/>
                                    </w:rPr>
                                  </w:pPr>
                                  <w:r>
                                    <w:rPr>
                                      <w:sz w:val="16"/>
                                      <w:szCs w:val="16"/>
                                    </w:rPr>
                                    <w:t>2</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w:pict>
                    <v:oval id="_x0000_s1121" style="position:absolute;left:0;text-align:left;margin-left:322.4pt;margin-top:23.75pt;width:14.4pt;height:14.4pt;z-index:25165837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red" stroked="f" strokeweight="1pt" w14:anchorId="6C6DE91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">
                      <v:stroke joinstyle="miter"/>
                      <v:textbox inset="0,0,0,0">
                        <w:txbxContent>
                          <w:p w:rsidRPr="003C11F7" w:rsidR="001E25A9" w:rsidP="001E25A9" w:rsidRDefault="001E25A9" w14:paraId="41F1DD26" w14:textId="77777777">
                            <w:pPr>
                              <w:spacing w:before="0" w:after="0"/>
                              <w:jc w:val="center"/>
                              <w:rPr>
                                <w:sz w:val="16"/>
                                <w:szCs w:val="16"/>
                              </w:rPr>
                            </w:pPr>
                            <w:r>
                              <w:rPr>
                                <w:sz w:val="16"/>
                                <w:szCs w:val="16"/>
                              </w:rPr>
                              <w:t>2</w:t>
                            </w:r>
                          </w:p>
                        </w:txbxContent>
                      </v:textbox>
                    </v:oval>
                  </w:pict>
                </mc:Fallback>
              </mc:AlternateContent>
            </w:r>
            <w:r>
              <w:rPr>
                <w:noProof/>
              </w:rPr>
              <mc:AlternateContent>
                <mc:Choice Requires="wps">
                  <w:drawing>
                    <wp:anchor distT="0" distB="0" distL="114300" distR="114300" simplePos="0" relativeHeight="251658372" behindDoc="0" locked="0" layoutInCell="1" allowOverlap="1" wp14:anchorId="0CE8FE79" wp14:editId="61772AF1">
                      <wp:simplePos x="0" y="0"/>
                      <wp:positionH relativeFrom="column">
                        <wp:posOffset>127302</wp:posOffset>
                      </wp:positionH>
                      <wp:positionV relativeFrom="paragraph">
                        <wp:posOffset>126251</wp:posOffset>
                      </wp:positionV>
                      <wp:extent cx="182880" cy="182880"/>
                      <wp:effectExtent l="0" t="0" r="7620" b="7620"/>
                      <wp:wrapNone/>
                      <wp:docPr id="1110920506" name="Oval 1"/>
                      <wp:cNvGraphicFramePr/>
                      <a:graphic xmlns:a="http://schemas.openxmlformats.org/drawingml/2006/main">
                        <a:graphicData uri="http://schemas.microsoft.com/office/word/2010/wordprocessingShape">
                          <wps:wsp>
                            <wps:cNvSpPr/>
                            <wps:spPr>
                              <a:xfrm>
                                <a:off x="0" y="0"/>
                                <a:ext cx="182880" cy="182880"/>
                              </a:xfrm>
                              <a:prstGeom prst="ellipse">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6BDC73B" w14:textId="77777777" w:rsidR="001E25A9" w:rsidRPr="003C11F7" w:rsidRDefault="001E25A9" w:rsidP="001E25A9">
                                  <w:pPr>
                                    <w:spacing w:before="0" w:after="0"/>
                                    <w:jc w:val="center"/>
                                    <w:rPr>
                                      <w:sz w:val="16"/>
                                      <w:szCs w:val="16"/>
                                    </w:rPr>
                                  </w:pPr>
                                  <w:r>
                                    <w:rPr>
                                      <w:sz w:val="16"/>
                                      <w:szCs w:val="16"/>
                                    </w:rPr>
                                    <w:t>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w:pict>
                    <v:oval id="_x0000_s1122" style="position:absolute;left:0;text-align:left;margin-left:10pt;margin-top:9.95pt;width:14.4pt;height:14.4pt;z-index:2516583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red" stroked="f" strokeweight="1pt" w14:anchorId="0CE8FE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">
                      <v:stroke joinstyle="miter"/>
                      <v:textbox inset="0,0,0,0">
                        <w:txbxContent>
                          <w:p w:rsidRPr="003C11F7" w:rsidR="001E25A9" w:rsidP="001E25A9" w:rsidRDefault="001E25A9" w14:paraId="76BDC73B" w14:textId="77777777">
                            <w:pPr>
                              <w:spacing w:before="0" w:after="0"/>
                              <w:jc w:val="center"/>
                              <w:rPr>
                                <w:sz w:val="16"/>
                                <w:szCs w:val="16"/>
                              </w:rPr>
                            </w:pPr>
                            <w:r>
                              <w:rPr>
                                <w:sz w:val="16"/>
                                <w:szCs w:val="16"/>
                              </w:rPr>
                              <w:t>1</w:t>
                            </w:r>
                          </w:p>
                        </w:txbxContent>
                      </v:textbox>
                    </v:oval>
                  </w:pict>
                </mc:Fallback>
              </mc:AlternateContent>
            </w:r>
            <w:r w:rsidRPr="002A6A85">
              <w:rPr>
                <w:noProof/>
              </w:rPr>
              <w:drawing>
                <wp:inline distT="0" distB="0" distL="0" distR="0" wp14:anchorId="33B7483A" wp14:editId="195AA965">
                  <wp:extent cx="4377685" cy="2112886"/>
                  <wp:effectExtent l="0" t="0" r="4445" b="1905"/>
                  <wp:docPr id="2432459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245955" name="Picture 1" descr="A screenshot of a computer&#10;&#10;AI-generated content may be incorrect."/>
                          <pic:cNvPicPr/>
                        </pic:nvPicPr>
                        <pic:blipFill>
                          <a:blip r:embed="rId27"/>
                          <a:stretch>
                            <a:fillRect/>
                          </a:stretch>
                        </pic:blipFill>
                        <pic:spPr>
                          <a:xfrm>
                            <a:off x="0" y="0"/>
                            <a:ext cx="4401791" cy="2124521"/>
                          </a:xfrm>
                          <a:prstGeom prst="rect">
                            <a:avLst/>
                          </a:prstGeom>
                        </pic:spPr>
                      </pic:pic>
                    </a:graphicData>
                  </a:graphic>
                </wp:inline>
              </w:drawing>
            </w:r>
          </w:p>
        </w:tc>
      </w:tr>
      <w:tr w:rsidR="001E25A9" w14:paraId="4A872BDC" w14:textId="77777777" w:rsidTr="001E25A9">
        <w:trPr>
          <w:trHeight w:val="79"/>
        </w:trPr>
        <w:tc>
          <w:tcPr>
            <w:tcW w:w="7116" w:type="dxa"/>
          </w:tcPr>
          <w:p w14:paraId="043A4574" w14:textId="77777777" w:rsidR="001E25A9" w:rsidRDefault="001E25A9" w:rsidP="001E25A9">
            <w:pPr>
              <w:pStyle w:val="Figures"/>
              <w:jc w:val="right"/>
            </w:pPr>
          </w:p>
        </w:tc>
      </w:tr>
    </w:tbl>
    <w:p w14:paraId="7D32FFCC" w14:textId="1A3F6ABB" w:rsidR="001215F8" w:rsidRPr="00C01057" w:rsidRDefault="00DB701C" w:rsidP="00FB0FEE">
      <w:r w:rsidRPr="00F70BC8">
        <w:rPr>
          <w:b/>
          <w:bCs/>
        </w:rPr>
        <w:t>The “</w:t>
      </w:r>
      <w:r w:rsidR="00986030">
        <w:rPr>
          <w:b/>
          <w:bCs/>
        </w:rPr>
        <w:t>FHI</w:t>
      </w:r>
      <w:r w:rsidRPr="00F70BC8">
        <w:rPr>
          <w:b/>
          <w:bCs/>
        </w:rPr>
        <w:t xml:space="preserve">” </w:t>
      </w:r>
      <w:r w:rsidR="00F70BC8" w:rsidRPr="00F70BC8">
        <w:rPr>
          <w:b/>
          <w:bCs/>
        </w:rPr>
        <w:t xml:space="preserve">sheet </w:t>
      </w:r>
      <w:r w:rsidR="00986030" w:rsidRPr="00F70BC8">
        <w:rPr>
          <w:b/>
          <w:bCs/>
        </w:rPr>
        <w:t>shows</w:t>
      </w:r>
      <w:r w:rsidRPr="00F70BC8">
        <w:rPr>
          <w:b/>
          <w:bCs/>
        </w:rPr>
        <w:t xml:space="preserve"> a heatmap </w:t>
      </w:r>
      <w:r w:rsidR="00024C9A" w:rsidRPr="00F70BC8">
        <w:rPr>
          <w:b/>
          <w:bCs/>
        </w:rPr>
        <w:t xml:space="preserve">that summarizes </w:t>
      </w:r>
      <w:r w:rsidR="00F70BC8" w:rsidRPr="00F70BC8">
        <w:rPr>
          <w:b/>
          <w:bCs/>
        </w:rPr>
        <w:t>the FHI and the cluster indexes</w:t>
      </w:r>
      <w:r w:rsidR="00F70BC8">
        <w:t xml:space="preserve">. </w:t>
      </w:r>
      <w:r w:rsidR="004A47E7">
        <w:t>In this heatmap</w:t>
      </w:r>
      <w:r w:rsidR="00E554BE">
        <w:t>,</w:t>
      </w:r>
      <w:r w:rsidR="004A47E7">
        <w:t xml:space="preserve"> </w:t>
      </w:r>
      <w:r w:rsidR="004E4D65">
        <w:t xml:space="preserve">the </w:t>
      </w:r>
      <w:r w:rsidR="00CD148E">
        <w:t>redder</w:t>
      </w:r>
      <w:r w:rsidR="004E4D65">
        <w:t xml:space="preserve"> the cell</w:t>
      </w:r>
      <w:r w:rsidR="00CD148E">
        <w:t xml:space="preserve">s’ background </w:t>
      </w:r>
      <w:r w:rsidR="00E4165F">
        <w:t>is the</w:t>
      </w:r>
      <w:r w:rsidR="004E4D65">
        <w:t xml:space="preserve"> </w:t>
      </w:r>
      <w:r w:rsidR="00762741">
        <w:t>worse</w:t>
      </w:r>
      <w:r w:rsidR="00B27104">
        <w:t xml:space="preserve"> (the lowe</w:t>
      </w:r>
      <w:r w:rsidR="005C1BC8">
        <w:t>r the</w:t>
      </w:r>
      <w:r w:rsidR="00B27104">
        <w:t xml:space="preserve"> index value)</w:t>
      </w:r>
      <w:r w:rsidR="0066411D">
        <w:t>,</w:t>
      </w:r>
      <w:r w:rsidR="004E4D65">
        <w:t xml:space="preserve"> and the greener the cell</w:t>
      </w:r>
      <w:r w:rsidR="00CD148E">
        <w:t xml:space="preserve">s’ background </w:t>
      </w:r>
      <w:r w:rsidR="004E4D65">
        <w:t>the better</w:t>
      </w:r>
      <w:r w:rsidR="00B27104">
        <w:t xml:space="preserve"> (the higher the index value)</w:t>
      </w:r>
      <w:r w:rsidR="00D72B15">
        <w:t xml:space="preserve"> (</w:t>
      </w:r>
      <w:r w:rsidR="005B6311">
        <w:fldChar w:fldCharType="begin"/>
      </w:r>
      <w:r w:rsidR="005B6311">
        <w:instrText xml:space="preserve"> REF _Ref197345085 \h </w:instrText>
      </w:r>
      <w:r w:rsidR="005B6311">
        <w:fldChar w:fldCharType="separate"/>
      </w:r>
      <w:r w:rsidR="00AF069E">
        <w:t xml:space="preserve">Figure </w:t>
      </w:r>
      <w:r w:rsidR="00AF069E">
        <w:rPr>
          <w:noProof/>
        </w:rPr>
        <w:t>12</w:t>
      </w:r>
      <w:r w:rsidR="005B6311">
        <w:fldChar w:fldCharType="end"/>
      </w:r>
      <w:r w:rsidR="00D72B15">
        <w:t>) [1]</w:t>
      </w:r>
      <w:r w:rsidR="004E4D65">
        <w:t>.</w:t>
      </w:r>
      <w:r w:rsidR="00D72B15">
        <w:t xml:space="preserve"> </w:t>
      </w:r>
      <w:r w:rsidR="00675975">
        <w:t>U</w:t>
      </w:r>
      <w:r w:rsidR="00FF2437">
        <w:t>sers</w:t>
      </w:r>
      <w:r w:rsidR="00C42757">
        <w:t xml:space="preserve"> </w:t>
      </w:r>
      <w:r w:rsidR="00725C57">
        <w:t xml:space="preserve">only </w:t>
      </w:r>
      <w:r w:rsidR="00C42757">
        <w:t>need to select the initial and final year</w:t>
      </w:r>
      <w:r w:rsidR="00725C57">
        <w:t xml:space="preserve"> [2]</w:t>
      </w:r>
      <w:r w:rsidR="00FF2437">
        <w:t xml:space="preserve">. </w:t>
      </w:r>
      <w:r w:rsidR="00335AAB">
        <w:t xml:space="preserve">Most </w:t>
      </w:r>
      <w:r w:rsidR="006F4579">
        <w:t xml:space="preserve">of these </w:t>
      </w:r>
      <w:r w:rsidR="00972991">
        <w:t>indexes</w:t>
      </w:r>
      <w:r w:rsidR="00335AAB">
        <w:t xml:space="preserve"> are calculated </w:t>
      </w:r>
      <w:r w:rsidR="00617643">
        <w:t>for the final year</w:t>
      </w:r>
      <w:r w:rsidR="001A0E80">
        <w:t xml:space="preserve">, </w:t>
      </w:r>
      <w:r w:rsidR="00CD5E69">
        <w:t>except</w:t>
      </w:r>
      <w:r w:rsidR="001A0E80">
        <w:t xml:space="preserve"> </w:t>
      </w:r>
      <w:r w:rsidR="00617643">
        <w:t>the debt sustainability index</w:t>
      </w:r>
      <w:r w:rsidR="001A0E80">
        <w:t>,</w:t>
      </w:r>
      <w:r w:rsidR="00617643">
        <w:t xml:space="preserve"> </w:t>
      </w:r>
      <w:r w:rsidR="00827FC6">
        <w:t xml:space="preserve">which is </w:t>
      </w:r>
      <w:r w:rsidR="00617643">
        <w:t xml:space="preserve">calculated as </w:t>
      </w:r>
      <w:r w:rsidR="00CB527F">
        <w:t xml:space="preserve">the </w:t>
      </w:r>
      <w:r w:rsidR="00617643">
        <w:t xml:space="preserve">average </w:t>
      </w:r>
      <w:r w:rsidR="00827FC6">
        <w:t xml:space="preserve">of the </w:t>
      </w:r>
      <w:r w:rsidR="00617643">
        <w:t xml:space="preserve">difference between GDP growth and interest </w:t>
      </w:r>
      <w:r w:rsidR="0066248A">
        <w:t>rates</w:t>
      </w:r>
      <w:r w:rsidR="00617643">
        <w:t xml:space="preserve"> </w:t>
      </w:r>
      <w:r w:rsidR="002A23E0">
        <w:t>over the period defined by the initial and final years</w:t>
      </w:r>
      <w:r w:rsidR="00625437">
        <w:t xml:space="preserve"> to address the </w:t>
      </w:r>
      <w:r w:rsidR="00827FC6">
        <w:t xml:space="preserve">high </w:t>
      </w:r>
      <w:r w:rsidR="00625437">
        <w:t>volatility of this indicator</w:t>
      </w:r>
      <w:r w:rsidR="002A23E0">
        <w:t>.</w:t>
      </w:r>
      <w:r w:rsidR="00CD5E69">
        <w:t xml:space="preserve"> Additionally, in the parameter box, </w:t>
      </w:r>
      <w:r w:rsidR="009D0783">
        <w:t>users</w:t>
      </w:r>
      <w:r w:rsidR="00CD5E69">
        <w:t xml:space="preserve"> can </w:t>
      </w:r>
      <w:r w:rsidR="001D7B68">
        <w:t>check a checkbox</w:t>
      </w:r>
      <w:r w:rsidR="00777FDB">
        <w:t xml:space="preserve"> [3]</w:t>
      </w:r>
      <w:r w:rsidR="001D7B68">
        <w:t xml:space="preserve"> to change the border of the </w:t>
      </w:r>
      <w:r w:rsidR="005A3660">
        <w:t xml:space="preserve">state of interest </w:t>
      </w:r>
      <w:r w:rsidR="00777FDB">
        <w:t xml:space="preserve">to </w:t>
      </w:r>
      <w:r w:rsidR="000328B8">
        <w:t>facilitate</w:t>
      </w:r>
      <w:r w:rsidR="00777FDB">
        <w:t xml:space="preserve"> </w:t>
      </w:r>
      <w:r w:rsidR="000328B8">
        <w:t>its</w:t>
      </w:r>
      <w:r w:rsidR="00777FDB">
        <w:t xml:space="preserve"> identification.</w:t>
      </w:r>
    </w:p>
    <w:p w14:paraId="4BBB861D" w14:textId="6C741777" w:rsidR="00D67258" w:rsidRDefault="00C7483F" w:rsidP="00CD0A5E">
      <w:r>
        <w:rPr>
          <w:b/>
          <w:bCs/>
        </w:rPr>
        <w:t>S</w:t>
      </w:r>
      <w:r w:rsidR="00D67258" w:rsidRPr="5B920272">
        <w:rPr>
          <w:b/>
          <w:bCs/>
        </w:rPr>
        <w:t>heet</w:t>
      </w:r>
      <w:r>
        <w:rPr>
          <w:b/>
          <w:bCs/>
        </w:rPr>
        <w:t xml:space="preserve"> </w:t>
      </w:r>
      <w:r w:rsidRPr="5B920272">
        <w:rPr>
          <w:b/>
          <w:bCs/>
        </w:rPr>
        <w:t xml:space="preserve">“4_1” </w:t>
      </w:r>
      <w:r>
        <w:rPr>
          <w:b/>
          <w:bCs/>
        </w:rPr>
        <w:t xml:space="preserve">is </w:t>
      </w:r>
      <w:r w:rsidR="00D67258" w:rsidRPr="5B920272">
        <w:rPr>
          <w:b/>
          <w:bCs/>
        </w:rPr>
        <w:t>an extended hea</w:t>
      </w:r>
      <w:r w:rsidR="008A7B30" w:rsidRPr="5B920272">
        <w:rPr>
          <w:b/>
          <w:bCs/>
        </w:rPr>
        <w:t>t</w:t>
      </w:r>
      <w:r w:rsidR="00D67258" w:rsidRPr="5B920272">
        <w:rPr>
          <w:b/>
          <w:bCs/>
        </w:rPr>
        <w:t>map</w:t>
      </w:r>
      <w:r w:rsidR="008A7B30" w:rsidRPr="5B920272">
        <w:rPr>
          <w:b/>
          <w:bCs/>
        </w:rPr>
        <w:t xml:space="preserve"> with subindexes of each variable </w:t>
      </w:r>
      <w:r w:rsidR="5B9FC84E" w:rsidRPr="5B920272">
        <w:rPr>
          <w:b/>
          <w:bCs/>
        </w:rPr>
        <w:t>included</w:t>
      </w:r>
      <w:r w:rsidR="008A7B30" w:rsidRPr="5B920272">
        <w:rPr>
          <w:b/>
          <w:bCs/>
        </w:rPr>
        <w:t xml:space="preserve"> in each cluster index</w:t>
      </w:r>
      <w:r w:rsidR="008A7B30">
        <w:t>.</w:t>
      </w:r>
      <w:r w:rsidR="00BB347E">
        <w:t xml:space="preserve"> </w:t>
      </w:r>
      <w:r w:rsidR="00914924">
        <w:t xml:space="preserve">This heatmap is </w:t>
      </w:r>
      <w:r w:rsidR="005B6311">
        <w:t>like</w:t>
      </w:r>
      <w:r w:rsidR="00914924">
        <w:t xml:space="preserve"> the heatmap displayed in the previous sheet, but</w:t>
      </w:r>
      <w:r w:rsidR="00DA7009">
        <w:t>,</w:t>
      </w:r>
      <w:r w:rsidR="00914924">
        <w:t xml:space="preserve"> in this case</w:t>
      </w:r>
      <w:r w:rsidR="00DA7009">
        <w:t>,</w:t>
      </w:r>
      <w:r w:rsidR="00914924">
        <w:t xml:space="preserve"> </w:t>
      </w:r>
      <w:r w:rsidR="00934280">
        <w:t xml:space="preserve">the indexes of each variable </w:t>
      </w:r>
      <w:r w:rsidR="00B27104">
        <w:t>within</w:t>
      </w:r>
      <w:r w:rsidR="00934280">
        <w:t xml:space="preserve"> each cluster are </w:t>
      </w:r>
      <w:r w:rsidR="00DA7009">
        <w:t>shown</w:t>
      </w:r>
      <w:r w:rsidR="008A6E05">
        <w:t xml:space="preserve"> with </w:t>
      </w:r>
      <w:r w:rsidR="00756C5D" w:rsidRPr="00756C5D">
        <w:t>grayscale heatmaps</w:t>
      </w:r>
      <w:r w:rsidR="00756C5D">
        <w:t xml:space="preserve"> </w:t>
      </w:r>
      <w:r w:rsidR="00DC1ABE">
        <w:t>where the darker the cells’ background the wors</w:t>
      </w:r>
      <w:r w:rsidR="00756C5D">
        <w:t>e</w:t>
      </w:r>
      <w:r w:rsidR="00B27104">
        <w:t xml:space="preserve"> (the lowe</w:t>
      </w:r>
      <w:r w:rsidR="00EF6766">
        <w:t>r</w:t>
      </w:r>
      <w:r w:rsidR="00B27104">
        <w:t xml:space="preserve"> the index value)</w:t>
      </w:r>
      <w:r w:rsidR="006E3FBA">
        <w:t xml:space="preserve"> (</w:t>
      </w:r>
      <w:r w:rsidR="00E97165">
        <w:fldChar w:fldCharType="begin"/>
      </w:r>
      <w:r w:rsidR="00E97165">
        <w:instrText xml:space="preserve"> REF _Ref197347632 \h </w:instrText>
      </w:r>
      <w:r w:rsidR="00E97165">
        <w:fldChar w:fldCharType="separate"/>
      </w:r>
      <w:r w:rsidR="00AF069E">
        <w:t xml:space="preserve">Figure </w:t>
      </w:r>
      <w:r w:rsidR="00AF069E" w:rsidRPr="5B920272">
        <w:rPr>
          <w:noProof/>
        </w:rPr>
        <w:t>13</w:t>
      </w:r>
      <w:r w:rsidR="00E97165">
        <w:fldChar w:fldCharType="end"/>
      </w:r>
      <w:r w:rsidR="006E3FBA">
        <w:t>)</w:t>
      </w:r>
      <w:r w:rsidR="00DC1ABE">
        <w:t>.</w:t>
      </w:r>
    </w:p>
    <w:p w14:paraId="429E22DF" w14:textId="3CB520A0" w:rsidR="00532573" w:rsidRDefault="00312E8B" w:rsidP="00CD0A5E">
      <w:r w:rsidRPr="5B920272">
        <w:rPr>
          <w:b/>
          <w:bCs/>
        </w:rPr>
        <w:t xml:space="preserve">The </w:t>
      </w:r>
      <w:r w:rsidR="00E97165" w:rsidRPr="5B920272">
        <w:rPr>
          <w:b/>
          <w:bCs/>
        </w:rPr>
        <w:t xml:space="preserve">subsequent sheets in this section provide more detailed visualizations of each </w:t>
      </w:r>
      <w:r w:rsidR="00B005B2" w:rsidRPr="5B920272">
        <w:rPr>
          <w:b/>
          <w:bCs/>
        </w:rPr>
        <w:t>cluster and variable subindexes</w:t>
      </w:r>
      <w:r w:rsidR="00B005B2">
        <w:t>. Th</w:t>
      </w:r>
      <w:r w:rsidR="008D1FBA">
        <w:t>ese</w:t>
      </w:r>
      <w:r w:rsidR="00B005B2">
        <w:t xml:space="preserve"> visualization</w:t>
      </w:r>
      <w:r w:rsidR="008D1FBA">
        <w:t>s</w:t>
      </w:r>
      <w:r w:rsidR="00B005B2">
        <w:t xml:space="preserve"> </w:t>
      </w:r>
      <w:r w:rsidR="008D1FBA">
        <w:t>are</w:t>
      </w:r>
      <w:r w:rsidR="00B005B2">
        <w:t xml:space="preserve"> arranged in</w:t>
      </w:r>
      <w:r w:rsidR="00220A6E">
        <w:t xml:space="preserve"> </w:t>
      </w:r>
      <w:r w:rsidR="00532573">
        <w:t>standard</w:t>
      </w:r>
      <w:r w:rsidR="004928F5">
        <w:t xml:space="preserve"> </w:t>
      </w:r>
      <w:r w:rsidR="00532573">
        <w:t>module</w:t>
      </w:r>
      <w:r w:rsidR="008D1FBA">
        <w:t>s</w:t>
      </w:r>
      <w:r w:rsidR="00532573">
        <w:t xml:space="preserve"> that</w:t>
      </w:r>
      <w:r w:rsidR="004928F5">
        <w:t xml:space="preserve"> </w:t>
      </w:r>
      <w:r w:rsidR="053B9046">
        <w:t>do</w:t>
      </w:r>
      <w:r w:rsidR="004928F5">
        <w:t xml:space="preserve"> </w:t>
      </w:r>
      <w:r w:rsidR="00532573">
        <w:t>not</w:t>
      </w:r>
      <w:r w:rsidR="004928F5">
        <w:t xml:space="preserve"> have any parame</w:t>
      </w:r>
      <w:r w:rsidR="00044977">
        <w:t>ter</w:t>
      </w:r>
      <w:r w:rsidR="008D1FBA">
        <w:t>s</w:t>
      </w:r>
      <w:r w:rsidR="004928F5">
        <w:t xml:space="preserve"> because all </w:t>
      </w:r>
      <w:r w:rsidR="7EF232E8">
        <w:t>sheets</w:t>
      </w:r>
      <w:r w:rsidR="004928F5">
        <w:t xml:space="preserve"> in this </w:t>
      </w:r>
      <w:r w:rsidR="00532573">
        <w:t>group use the parameters set in the “</w:t>
      </w:r>
      <w:r w:rsidR="006E3FBA">
        <w:t>FHI</w:t>
      </w:r>
      <w:r w:rsidR="00532573">
        <w:t>” sheet.</w:t>
      </w:r>
    </w:p>
    <w:tbl>
      <w:tblPr>
        <w:tblStyle w:val="TableGrid"/>
        <w:tblW w:w="94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86"/>
      </w:tblGrid>
      <w:tr w:rsidR="001E25A9" w14:paraId="1D9780E2" w14:textId="77777777" w:rsidTr="001E25A9">
        <w:trPr>
          <w:trHeight w:val="341"/>
        </w:trPr>
        <w:tc>
          <w:tcPr>
            <w:tcW w:w="9486" w:type="dxa"/>
          </w:tcPr>
          <w:p w14:paraId="01651306" w14:textId="77777777" w:rsidR="001E25A9" w:rsidRPr="00A15E9B" w:rsidRDefault="001E25A9" w:rsidP="001E25A9">
            <w:pPr>
              <w:pStyle w:val="Caption"/>
              <w:keepNext/>
              <w:rPr>
                <w:bCs/>
              </w:rPr>
            </w:pPr>
            <w:bookmarkStart w:id="41" w:name="_Ref197347632"/>
            <w:bookmarkStart w:id="42" w:name="_Toc197744487"/>
            <w:r>
              <w:t xml:space="preserve">Figure </w:t>
            </w:r>
            <w:r>
              <w:fldChar w:fldCharType="begin"/>
            </w:r>
            <w:r>
              <w:instrText xml:space="preserve"> SEQ Figure \* ARABIC </w:instrText>
            </w:r>
            <w:r>
              <w:fldChar w:fldCharType="separate"/>
            </w:r>
            <w:r>
              <w:rPr>
                <w:noProof/>
              </w:rPr>
              <w:t>13</w:t>
            </w:r>
            <w:r>
              <w:fldChar w:fldCharType="end"/>
            </w:r>
            <w:bookmarkEnd w:id="41"/>
            <w:r>
              <w:t>. Desegregated Fiscal Heath Index</w:t>
            </w:r>
            <w:bookmarkEnd w:id="42"/>
          </w:p>
        </w:tc>
      </w:tr>
      <w:tr w:rsidR="001E25A9" w14:paraId="7BEFE1F3" w14:textId="77777777" w:rsidTr="001E25A9">
        <w:trPr>
          <w:trHeight w:val="79"/>
        </w:trPr>
        <w:tc>
          <w:tcPr>
            <w:tcW w:w="9486" w:type="dxa"/>
          </w:tcPr>
          <w:p w14:paraId="58381E51" w14:textId="77777777" w:rsidR="001E25A9" w:rsidRDefault="001E25A9" w:rsidP="001E25A9">
            <w:pPr>
              <w:pStyle w:val="Figures"/>
            </w:pPr>
            <w:r w:rsidRPr="00942FDB">
              <w:rPr>
                <w:noProof/>
              </w:rPr>
              <w:drawing>
                <wp:inline distT="0" distB="0" distL="0" distR="0" wp14:anchorId="3CBC2B9A" wp14:editId="19E18465">
                  <wp:extent cx="5885895" cy="2530496"/>
                  <wp:effectExtent l="0" t="0" r="635" b="3175"/>
                  <wp:docPr id="89982025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820251" name="Picture 1" descr="A screen shot of a computer&#10;&#10;AI-generated content may be incorrect."/>
                          <pic:cNvPicPr/>
                        </pic:nvPicPr>
                        <pic:blipFill>
                          <a:blip r:embed="rId28"/>
                          <a:stretch>
                            <a:fillRect/>
                          </a:stretch>
                        </pic:blipFill>
                        <pic:spPr>
                          <a:xfrm>
                            <a:off x="0" y="0"/>
                            <a:ext cx="5901978" cy="2537411"/>
                          </a:xfrm>
                          <a:prstGeom prst="rect">
                            <a:avLst/>
                          </a:prstGeom>
                        </pic:spPr>
                      </pic:pic>
                    </a:graphicData>
                  </a:graphic>
                </wp:inline>
              </w:drawing>
            </w:r>
          </w:p>
        </w:tc>
      </w:tr>
    </w:tbl>
    <w:p w14:paraId="1EA0B77C" w14:textId="0EE3F7BF" w:rsidR="00776ED2" w:rsidRPr="000940E2" w:rsidRDefault="00776ED2" w:rsidP="00776ED2">
      <w:pPr>
        <w:pStyle w:val="Heading2"/>
      </w:pPr>
      <w:bookmarkStart w:id="43" w:name="_Toc197744507"/>
      <w:r>
        <w:t>Fiscal Sustainability Index</w:t>
      </w:r>
      <w:bookmarkEnd w:id="43"/>
    </w:p>
    <w:p w14:paraId="4109004B" w14:textId="47935B8A" w:rsidR="001512A3" w:rsidRDefault="00EA3183" w:rsidP="00E97165">
      <w:r w:rsidRPr="000B4F32">
        <w:rPr>
          <w:b/>
          <w:bCs/>
        </w:rPr>
        <w:t xml:space="preserve">This group </w:t>
      </w:r>
      <w:r w:rsidR="00A0393E" w:rsidRPr="000B4F32">
        <w:rPr>
          <w:b/>
          <w:bCs/>
        </w:rPr>
        <w:t xml:space="preserve">of sheets presents the </w:t>
      </w:r>
      <w:r w:rsidR="00F07D92" w:rsidRPr="000B4F32">
        <w:rPr>
          <w:b/>
          <w:bCs/>
        </w:rPr>
        <w:t>FSI</w:t>
      </w:r>
      <w:r w:rsidR="00A0393E" w:rsidRPr="000B4F32">
        <w:rPr>
          <w:b/>
          <w:bCs/>
        </w:rPr>
        <w:t xml:space="preserve"> developed</w:t>
      </w:r>
      <w:r w:rsidR="00F07D92" w:rsidRPr="000B4F32">
        <w:rPr>
          <w:b/>
          <w:bCs/>
        </w:rPr>
        <w:t xml:space="preserve"> to </w:t>
      </w:r>
      <w:r w:rsidR="006903A3" w:rsidRPr="006903A3">
        <w:rPr>
          <w:b/>
          <w:bCs/>
        </w:rPr>
        <w:t xml:space="preserve">measure the states' capacity to repay their debt over </w:t>
      </w:r>
      <w:r w:rsidR="009D1F56" w:rsidRPr="006903A3">
        <w:rPr>
          <w:b/>
          <w:bCs/>
        </w:rPr>
        <w:t>the</w:t>
      </w:r>
      <w:r w:rsidR="006903A3" w:rsidRPr="006903A3">
        <w:rPr>
          <w:b/>
          <w:bCs/>
        </w:rPr>
        <w:t xml:space="preserve"> </w:t>
      </w:r>
      <w:r w:rsidR="009D1F56">
        <w:rPr>
          <w:b/>
          <w:bCs/>
        </w:rPr>
        <w:t xml:space="preserve">medium and </w:t>
      </w:r>
      <w:r w:rsidR="006903A3" w:rsidRPr="006903A3">
        <w:rPr>
          <w:b/>
          <w:bCs/>
        </w:rPr>
        <w:t>long term</w:t>
      </w:r>
      <w:r w:rsidR="000B4F32">
        <w:t>.</w:t>
      </w:r>
      <w:r w:rsidR="001375E8">
        <w:rPr>
          <w:rStyle w:val="FootnoteReference"/>
        </w:rPr>
        <w:footnoteReference w:id="17"/>
      </w:r>
      <w:r w:rsidR="000B4F32">
        <w:t xml:space="preserve"> </w:t>
      </w:r>
      <w:r w:rsidR="00E97165" w:rsidRPr="00C01057">
        <w:t>Unlike the FH</w:t>
      </w:r>
      <w:r w:rsidR="00640B69">
        <w:t>I</w:t>
      </w:r>
      <w:r w:rsidR="00E97165" w:rsidRPr="00C01057">
        <w:t xml:space="preserve">, it does not include </w:t>
      </w:r>
      <w:r w:rsidR="00412BA9">
        <w:t>revenues</w:t>
      </w:r>
      <w:r w:rsidR="006C3075">
        <w:t xml:space="preserve"> or</w:t>
      </w:r>
      <w:r w:rsidR="00412BA9">
        <w:t xml:space="preserve"> </w:t>
      </w:r>
      <w:r w:rsidR="006C3075">
        <w:t>expenditure</w:t>
      </w:r>
      <w:r w:rsidR="00E97165" w:rsidRPr="00C01057">
        <w:t xml:space="preserve">. </w:t>
      </w:r>
      <w:r w:rsidR="00CC6D9F" w:rsidRPr="00CC6D9F">
        <w:t>Th</w:t>
      </w:r>
      <w:r w:rsidR="00CC6D9F">
        <w:t>is</w:t>
      </w:r>
      <w:r w:rsidR="00CC6D9F" w:rsidRPr="00CC6D9F">
        <w:t xml:space="preserve"> index is the average of three </w:t>
      </w:r>
      <w:r w:rsidR="00CC6D9F">
        <w:t>indexes</w:t>
      </w:r>
      <w:r w:rsidR="00CC6D9F" w:rsidRPr="00CC6D9F">
        <w:t xml:space="preserve"> of liabilities</w:t>
      </w:r>
      <w:r w:rsidR="004F24BD">
        <w:rPr>
          <w:rStyle w:val="FootnoteReference"/>
        </w:rPr>
        <w:footnoteReference w:id="18"/>
      </w:r>
      <w:r w:rsidR="00CC6D9F" w:rsidRPr="00CC6D9F">
        <w:t>, interest payment</w:t>
      </w:r>
      <w:r w:rsidR="0086401C">
        <w:t>s</w:t>
      </w:r>
      <w:r w:rsidR="00CC6D9F" w:rsidRPr="00CC6D9F">
        <w:t>, and operations (revenues) balance</w:t>
      </w:r>
      <w:r w:rsidR="001512A3">
        <w:t>.</w:t>
      </w:r>
      <w:r w:rsidR="001512A3">
        <w:rPr>
          <w:rStyle w:val="FootnoteReference"/>
        </w:rPr>
        <w:footnoteReference w:id="19"/>
      </w:r>
      <w:r w:rsidR="00BB347E">
        <w:t xml:space="preserve"> </w:t>
      </w:r>
      <w:r w:rsidR="00151BBD">
        <w:t xml:space="preserve">Each sub-index </w:t>
      </w:r>
      <w:r w:rsidR="00645096">
        <w:t>standardizes</w:t>
      </w:r>
      <w:r w:rsidR="00151BBD">
        <w:t xml:space="preserve"> the original </w:t>
      </w:r>
      <w:r w:rsidR="00645096">
        <w:t>values,</w:t>
      </w:r>
      <w:r w:rsidR="00151BBD">
        <w:t xml:space="preserve"> </w:t>
      </w:r>
      <w:r w:rsidR="00584D44">
        <w:t xml:space="preserve">so </w:t>
      </w:r>
      <w:r w:rsidR="00D257D6">
        <w:t>it</w:t>
      </w:r>
      <w:r w:rsidR="00CC26DD">
        <w:t xml:space="preserve"> equals one hundred for the best</w:t>
      </w:r>
      <w:r w:rsidR="00645096">
        <w:t>-performing</w:t>
      </w:r>
      <w:r w:rsidR="00CC26DD">
        <w:t xml:space="preserve"> state and zero for the </w:t>
      </w:r>
      <w:r w:rsidR="00645096">
        <w:t>worst</w:t>
      </w:r>
      <w:r w:rsidR="00507314">
        <w:t xml:space="preserve"> state</w:t>
      </w:r>
      <w:r w:rsidR="00CC26DD">
        <w:t>.</w:t>
      </w:r>
      <w:r w:rsidR="00584D44">
        <w:t xml:space="preserve"> </w:t>
      </w:r>
      <w:r w:rsidR="00D257D6">
        <w:t xml:space="preserve">In the case of </w:t>
      </w:r>
      <w:r w:rsidR="007F6303">
        <w:t>interest payment</w:t>
      </w:r>
      <w:r w:rsidR="009509E4">
        <w:t>s</w:t>
      </w:r>
      <w:r w:rsidR="007F6303">
        <w:t xml:space="preserve"> and total liabilities</w:t>
      </w:r>
      <w:r w:rsidR="00507314">
        <w:t>,</w:t>
      </w:r>
      <w:r w:rsidR="007F6303">
        <w:t xml:space="preserve"> </w:t>
      </w:r>
      <w:r w:rsidR="00B75081">
        <w:t>the highe</w:t>
      </w:r>
      <w:r w:rsidR="00507314">
        <w:t>r</w:t>
      </w:r>
      <w:r w:rsidR="00B75081">
        <w:t xml:space="preserve"> the value </w:t>
      </w:r>
      <w:r w:rsidR="003B3FE4">
        <w:t>the</w:t>
      </w:r>
      <w:r w:rsidR="00C1146E">
        <w:t xml:space="preserve"> </w:t>
      </w:r>
      <w:r w:rsidR="00B75081">
        <w:t>wors</w:t>
      </w:r>
      <w:r w:rsidR="002F7FAD">
        <w:t>e</w:t>
      </w:r>
      <w:r w:rsidR="00B75081">
        <w:t xml:space="preserve">, but in the case of </w:t>
      </w:r>
      <w:r w:rsidR="00C1146E">
        <w:t xml:space="preserve">the operations balance, the higher </w:t>
      </w:r>
      <w:r w:rsidR="00525E28">
        <w:t xml:space="preserve">the value </w:t>
      </w:r>
      <w:r w:rsidR="00C1146E">
        <w:t>the better</w:t>
      </w:r>
      <w:r w:rsidR="001D4AF9">
        <w:t xml:space="preserve">; </w:t>
      </w:r>
      <w:r w:rsidR="00525E28">
        <w:t>after being</w:t>
      </w:r>
      <w:r w:rsidR="001D4AF9">
        <w:t xml:space="preserve"> translated into ind</w:t>
      </w:r>
      <w:r w:rsidR="003B546C">
        <w:t>ex</w:t>
      </w:r>
      <w:r w:rsidR="001D4AF9">
        <w:t>es, a higher value is always better.</w:t>
      </w:r>
    </w:p>
    <w:p w14:paraId="41681B5E" w14:textId="18DAD259" w:rsidR="00E25D96" w:rsidRDefault="00050FA4" w:rsidP="00E25D96">
      <w:r w:rsidRPr="00151BBD">
        <w:rPr>
          <w:b/>
          <w:bCs/>
        </w:rPr>
        <w:t>The “FSI”</w:t>
      </w:r>
      <w:r w:rsidR="00582A6D">
        <w:rPr>
          <w:b/>
          <w:bCs/>
        </w:rPr>
        <w:t xml:space="preserve"> sheet</w:t>
      </w:r>
      <w:r w:rsidRPr="00151BBD">
        <w:rPr>
          <w:b/>
          <w:bCs/>
        </w:rPr>
        <w:t xml:space="preserve"> </w:t>
      </w:r>
      <w:r w:rsidR="7BE49ABF" w:rsidRPr="00151BBD">
        <w:rPr>
          <w:b/>
          <w:bCs/>
        </w:rPr>
        <w:t>displays</w:t>
      </w:r>
      <w:r w:rsidRPr="00151BBD">
        <w:rPr>
          <w:b/>
          <w:bCs/>
        </w:rPr>
        <w:t xml:space="preserve"> </w:t>
      </w:r>
      <w:r w:rsidR="00643FE5" w:rsidRPr="00151BBD">
        <w:rPr>
          <w:b/>
          <w:bCs/>
        </w:rPr>
        <w:t>the FSI</w:t>
      </w:r>
      <w:r w:rsidR="00423164">
        <w:rPr>
          <w:b/>
          <w:bCs/>
        </w:rPr>
        <w:t xml:space="preserve"> </w:t>
      </w:r>
      <w:r w:rsidR="00423164" w:rsidRPr="00151BBD">
        <w:rPr>
          <w:b/>
          <w:bCs/>
        </w:rPr>
        <w:t>heatmap</w:t>
      </w:r>
      <w:r w:rsidR="00423164">
        <w:rPr>
          <w:b/>
          <w:bCs/>
        </w:rPr>
        <w:t>,</w:t>
      </w:r>
      <w:r w:rsidR="00643FE5" w:rsidRPr="00151BBD">
        <w:rPr>
          <w:b/>
          <w:bCs/>
        </w:rPr>
        <w:t xml:space="preserve"> its </w:t>
      </w:r>
      <w:r w:rsidR="00151BBD" w:rsidRPr="00151BBD">
        <w:rPr>
          <w:b/>
          <w:bCs/>
        </w:rPr>
        <w:t>components</w:t>
      </w:r>
      <w:r w:rsidR="00AB6460">
        <w:rPr>
          <w:b/>
          <w:bCs/>
        </w:rPr>
        <w:t>,</w:t>
      </w:r>
      <w:r w:rsidR="00F46FAD">
        <w:rPr>
          <w:b/>
          <w:bCs/>
        </w:rPr>
        <w:t xml:space="preserve"> and a supplementary hea</w:t>
      </w:r>
      <w:r w:rsidR="00AB6460">
        <w:rPr>
          <w:b/>
          <w:bCs/>
        </w:rPr>
        <w:t>tmap</w:t>
      </w:r>
      <w:r w:rsidR="00F46FAD">
        <w:rPr>
          <w:b/>
          <w:bCs/>
        </w:rPr>
        <w:t xml:space="preserve"> with the </w:t>
      </w:r>
      <w:r w:rsidR="00136937">
        <w:rPr>
          <w:b/>
          <w:bCs/>
        </w:rPr>
        <w:t xml:space="preserve">variables before </w:t>
      </w:r>
      <w:r w:rsidR="00132091">
        <w:rPr>
          <w:b/>
          <w:bCs/>
        </w:rPr>
        <w:t>standardization</w:t>
      </w:r>
      <w:r w:rsidR="00132091" w:rsidRPr="00132091">
        <w:t xml:space="preserve"> (</w:t>
      </w:r>
      <w:r w:rsidR="00132091">
        <w:fldChar w:fldCharType="begin"/>
      </w:r>
      <w:r w:rsidR="00132091">
        <w:instrText xml:space="preserve"> REF _Ref197353194 \h </w:instrText>
      </w:r>
      <w:r w:rsidR="00132091">
        <w:fldChar w:fldCharType="separate"/>
      </w:r>
      <w:r w:rsidR="00AF069E">
        <w:t xml:space="preserve">Figure </w:t>
      </w:r>
      <w:r w:rsidR="00AF069E">
        <w:rPr>
          <w:noProof/>
        </w:rPr>
        <w:t>14</w:t>
      </w:r>
      <w:r w:rsidR="00132091">
        <w:fldChar w:fldCharType="end"/>
      </w:r>
      <w:r w:rsidR="00132091" w:rsidRPr="00132091">
        <w:t>)</w:t>
      </w:r>
      <w:r w:rsidR="00643FE5">
        <w:t xml:space="preserve">. </w:t>
      </w:r>
      <w:r w:rsidR="00CC08D6">
        <w:t>In t</w:t>
      </w:r>
      <w:r w:rsidR="00691830">
        <w:t>he</w:t>
      </w:r>
      <w:r w:rsidR="000E03B2">
        <w:t xml:space="preserve"> </w:t>
      </w:r>
      <w:r w:rsidR="00136937">
        <w:t>FSI</w:t>
      </w:r>
      <w:r w:rsidR="000E03B2">
        <w:t xml:space="preserve"> heatmap</w:t>
      </w:r>
      <w:r w:rsidR="002D60C4">
        <w:t xml:space="preserve"> [1]</w:t>
      </w:r>
      <w:r w:rsidR="000E03B2">
        <w:t xml:space="preserve">, the redder the cells’ background </w:t>
      </w:r>
      <w:r w:rsidR="00BE0D7B">
        <w:t>is the</w:t>
      </w:r>
      <w:r w:rsidR="000E03B2">
        <w:t xml:space="preserve"> worse (the </w:t>
      </w:r>
      <w:r w:rsidR="002043E6">
        <w:t xml:space="preserve">lower </w:t>
      </w:r>
      <w:r w:rsidR="000E03B2">
        <w:t xml:space="preserve">the index value) and the greener the cells’ background the better (the higher the index value). </w:t>
      </w:r>
      <w:r w:rsidR="00136937">
        <w:t>Additionally, this sheet has a supplementary heatmap with the original value of the variables</w:t>
      </w:r>
      <w:r w:rsidR="00A46E59">
        <w:t xml:space="preserve"> to </w:t>
      </w:r>
      <w:r w:rsidR="002A03BA">
        <w:t>facilitate</w:t>
      </w:r>
      <w:r w:rsidR="00A46E59">
        <w:t xml:space="preserve"> the </w:t>
      </w:r>
      <w:r w:rsidR="002A03BA">
        <w:t xml:space="preserve">analysis, </w:t>
      </w:r>
      <w:r w:rsidR="00D03A31">
        <w:t xml:space="preserve">where the </w:t>
      </w:r>
      <w:r w:rsidR="003B3FE4">
        <w:t xml:space="preserve">conditional </w:t>
      </w:r>
      <w:r w:rsidR="003F2D88">
        <w:t>format</w:t>
      </w:r>
      <w:r w:rsidR="00D03A31">
        <w:t xml:space="preserve"> i</w:t>
      </w:r>
      <w:r w:rsidR="002F7FAD">
        <w:t>s</w:t>
      </w:r>
      <w:r w:rsidR="00D03A31">
        <w:t xml:space="preserve"> </w:t>
      </w:r>
      <w:r w:rsidR="002F7FAD">
        <w:t>set</w:t>
      </w:r>
      <w:r w:rsidR="00D03A31">
        <w:t xml:space="preserve"> so</w:t>
      </w:r>
      <w:r w:rsidR="003F2D88">
        <w:t xml:space="preserve"> that</w:t>
      </w:r>
      <w:r w:rsidR="00D03A31">
        <w:t xml:space="preserve"> </w:t>
      </w:r>
      <w:r w:rsidR="003B3FE4">
        <w:t>the redder</w:t>
      </w:r>
      <w:r w:rsidR="00966176">
        <w:t xml:space="preserve"> the cells’ background is the worse and the greener the cells’ background is the better</w:t>
      </w:r>
      <w:r w:rsidR="002D60C4">
        <w:t xml:space="preserve"> [2]</w:t>
      </w:r>
      <w:r w:rsidR="003B3FE4">
        <w:t>.</w:t>
      </w:r>
      <w:r w:rsidR="00BB347E">
        <w:t xml:space="preserve"> </w:t>
      </w:r>
      <w:r w:rsidR="00914E2B">
        <w:t xml:space="preserve">To allow the tool to calculate the FSI, </w:t>
      </w:r>
      <w:r w:rsidR="00095C2D">
        <w:t>users only need</w:t>
      </w:r>
      <w:r w:rsidR="00914E2B">
        <w:t xml:space="preserve"> to select the year</w:t>
      </w:r>
      <w:r w:rsidR="009B384F">
        <w:t xml:space="preserve"> [3]</w:t>
      </w:r>
      <w:r w:rsidR="00914E2B">
        <w:t xml:space="preserve"> and the denominator</w:t>
      </w:r>
      <w:r w:rsidR="000D00D6">
        <w:t xml:space="preserve"> code</w:t>
      </w:r>
      <w:r w:rsidR="00914E2B">
        <w:t xml:space="preserve"> </w:t>
      </w:r>
      <w:r w:rsidR="009B384F">
        <w:t xml:space="preserve">to be </w:t>
      </w:r>
      <w:r w:rsidR="00914E2B">
        <w:t>use</w:t>
      </w:r>
      <w:r w:rsidR="009B384F">
        <w:t xml:space="preserve">d by </w:t>
      </w:r>
      <w:r w:rsidR="00914E2B">
        <w:t xml:space="preserve">each </w:t>
      </w:r>
      <w:r w:rsidR="00095C2D">
        <w:t>variable</w:t>
      </w:r>
      <w:r w:rsidR="00170E7E">
        <w:t xml:space="preserve"> in</w:t>
      </w:r>
      <w:r w:rsidR="00095C2D">
        <w:t xml:space="preserve"> the </w:t>
      </w:r>
      <w:r w:rsidR="00BB347E">
        <w:t xml:space="preserve">drop-down </w:t>
      </w:r>
      <w:r w:rsidR="00095C2D">
        <w:t xml:space="preserve">list boxes </w:t>
      </w:r>
      <w:r w:rsidR="009B384F">
        <w:t>[4]</w:t>
      </w:r>
      <w:r w:rsidR="00095C2D">
        <w:t>.</w:t>
      </w:r>
      <w:r w:rsidR="00E25D96">
        <w:t xml:space="preserve"> </w:t>
      </w:r>
      <w:r w:rsidR="00712D17" w:rsidRPr="00712D17">
        <w:t xml:space="preserve">The tool offers flexibility </w:t>
      </w:r>
      <w:r w:rsidR="00595F69">
        <w:t>in</w:t>
      </w:r>
      <w:r w:rsidR="00712D17" w:rsidRPr="00712D17">
        <w:t xml:space="preserve"> express</w:t>
      </w:r>
      <w:r w:rsidR="00595F69">
        <w:t>ing</w:t>
      </w:r>
      <w:r w:rsidR="00712D17" w:rsidRPr="00712D17">
        <w:t xml:space="preserve"> these indicators as a GDP or net revenue</w:t>
      </w:r>
      <w:r w:rsidR="00595F69">
        <w:t xml:space="preserve"> ratio</w:t>
      </w:r>
      <w:r w:rsidR="00712D17">
        <w:t>.</w:t>
      </w:r>
      <w:r w:rsidR="00814E4B">
        <w:rPr>
          <w:rStyle w:val="FootnoteReference"/>
        </w:rPr>
        <w:footnoteReference w:id="20"/>
      </w:r>
      <w:r w:rsidR="00712D17">
        <w:t xml:space="preserve"> </w:t>
      </w:r>
      <w:r w:rsidR="00E25D96">
        <w:t xml:space="preserve">Additionally, as in the case of </w:t>
      </w:r>
      <w:r w:rsidR="00404EBF">
        <w:t>FHI, users</w:t>
      </w:r>
      <w:r w:rsidR="00E25D96">
        <w:t xml:space="preserve"> can check a checkbox </w:t>
      </w:r>
      <w:r w:rsidR="00404EBF">
        <w:t xml:space="preserve">in the parameter box of this visualization </w:t>
      </w:r>
      <w:r w:rsidR="00E25D96">
        <w:t xml:space="preserve">to change the border of the state of interest </w:t>
      </w:r>
      <w:r w:rsidR="00B92D20">
        <w:t>[5]</w:t>
      </w:r>
      <w:r w:rsidR="00852B9F">
        <w:t>, thus highlighting it</w:t>
      </w:r>
      <w:r w:rsidR="00E25D96">
        <w:t>.</w:t>
      </w:r>
    </w:p>
    <w:tbl>
      <w:tblPr>
        <w:tblStyle w:val="TableGrid"/>
        <w:tblW w:w="95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76"/>
      </w:tblGrid>
      <w:tr w:rsidR="00E12FC1" w14:paraId="49B5EAAA" w14:textId="77777777" w:rsidTr="00333BAA">
        <w:trPr>
          <w:trHeight w:val="341"/>
        </w:trPr>
        <w:tc>
          <w:tcPr>
            <w:tcW w:w="9576" w:type="dxa"/>
          </w:tcPr>
          <w:p w14:paraId="50362F00" w14:textId="37F30A50" w:rsidR="00E12FC1" w:rsidRPr="00A15E9B" w:rsidRDefault="00E12FC1" w:rsidP="00F633DF">
            <w:pPr>
              <w:pStyle w:val="Caption"/>
              <w:keepNext/>
              <w:rPr>
                <w:bCs/>
              </w:rPr>
            </w:pPr>
            <w:bookmarkStart w:id="44" w:name="_Ref197353194"/>
            <w:bookmarkStart w:id="45" w:name="_Toc197744489"/>
            <w:r>
              <w:t xml:space="preserve">Figure </w:t>
            </w:r>
            <w:r>
              <w:fldChar w:fldCharType="begin"/>
            </w:r>
            <w:r>
              <w:instrText xml:space="preserve"> SEQ Figure \* ARABIC </w:instrText>
            </w:r>
            <w:r>
              <w:fldChar w:fldCharType="separate"/>
            </w:r>
            <w:r w:rsidR="00AF069E">
              <w:rPr>
                <w:noProof/>
              </w:rPr>
              <w:t>14</w:t>
            </w:r>
            <w:r>
              <w:fldChar w:fldCharType="end"/>
            </w:r>
            <w:bookmarkEnd w:id="44"/>
            <w:r>
              <w:t xml:space="preserve">. </w:t>
            </w:r>
            <w:r w:rsidR="002D60C4">
              <w:t>Fiscal Sustainability Index</w:t>
            </w:r>
            <w:bookmarkEnd w:id="45"/>
          </w:p>
        </w:tc>
      </w:tr>
      <w:tr w:rsidR="00E12FC1" w14:paraId="6EF53DDA" w14:textId="77777777" w:rsidTr="00333BAA">
        <w:trPr>
          <w:trHeight w:val="79"/>
        </w:trPr>
        <w:tc>
          <w:tcPr>
            <w:tcW w:w="9576" w:type="dxa"/>
          </w:tcPr>
          <w:p w14:paraId="62F86987" w14:textId="08130C99" w:rsidR="00E12FC1" w:rsidRDefault="00D764C9" w:rsidP="00F633DF">
            <w:pPr>
              <w:pStyle w:val="Figures"/>
            </w:pPr>
            <w:r>
              <w:rPr>
                <w:noProof/>
              </w:rPr>
              <mc:AlternateContent>
                <mc:Choice Requires="wps">
                  <w:drawing>
                    <wp:anchor distT="0" distB="0" distL="114300" distR="114300" simplePos="0" relativeHeight="251658291" behindDoc="0" locked="0" layoutInCell="1" allowOverlap="1" wp14:anchorId="0E101B6D" wp14:editId="71F28835">
                      <wp:simplePos x="0" y="0"/>
                      <wp:positionH relativeFrom="margin">
                        <wp:posOffset>5441673</wp:posOffset>
                      </wp:positionH>
                      <wp:positionV relativeFrom="paragraph">
                        <wp:posOffset>675999</wp:posOffset>
                      </wp:positionV>
                      <wp:extent cx="315899" cy="63610"/>
                      <wp:effectExtent l="0" t="0" r="27305" b="12700"/>
                      <wp:wrapNone/>
                      <wp:docPr id="711874787" name="Rectangle 1"/>
                      <wp:cNvGraphicFramePr/>
                      <a:graphic xmlns:a="http://schemas.openxmlformats.org/drawingml/2006/main">
                        <a:graphicData uri="http://schemas.microsoft.com/office/word/2010/wordprocessingShape">
                          <wps:wsp>
                            <wps:cNvSpPr/>
                            <wps:spPr>
                              <a:xfrm>
                                <a:off x="0" y="0"/>
                                <a:ext cx="315899" cy="6361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w:pict>
                    <v:rect id="Rectangle 1" style="position:absolute;margin-left:428.5pt;margin-top:53.25pt;width:24.85pt;height:5pt;z-index:25165829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red" strokeweight="1pt" w14:anchorId="27037C4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">
                      <w10:wrap anchorx="margin"/>
                    </v:rect>
                  </w:pict>
                </mc:Fallback>
              </mc:AlternateContent>
            </w:r>
            <w:r w:rsidR="00665DED">
              <w:rPr>
                <w:noProof/>
              </w:rPr>
              <mc:AlternateContent>
                <mc:Choice Requires="wps">
                  <w:drawing>
                    <wp:anchor distT="0" distB="0" distL="114300" distR="114300" simplePos="0" relativeHeight="251658292" behindDoc="0" locked="0" layoutInCell="1" allowOverlap="1" wp14:anchorId="33213F4D" wp14:editId="23978F81">
                      <wp:simplePos x="0" y="0"/>
                      <wp:positionH relativeFrom="margin">
                        <wp:posOffset>4994910</wp:posOffset>
                      </wp:positionH>
                      <wp:positionV relativeFrom="paragraph">
                        <wp:posOffset>862330</wp:posOffset>
                      </wp:positionV>
                      <wp:extent cx="457200" cy="186055"/>
                      <wp:effectExtent l="0" t="0" r="19050" b="23495"/>
                      <wp:wrapNone/>
                      <wp:docPr id="196482761" name="Rectangle 1"/>
                      <wp:cNvGraphicFramePr/>
                      <a:graphic xmlns:a="http://schemas.openxmlformats.org/drawingml/2006/main">
                        <a:graphicData uri="http://schemas.microsoft.com/office/word/2010/wordprocessingShape">
                          <wps:wsp>
                            <wps:cNvSpPr/>
                            <wps:spPr>
                              <a:xfrm>
                                <a:off x="0" y="0"/>
                                <a:ext cx="457200" cy="186055"/>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w:pict>
                    <v:rect id="Rectangle 1" style="position:absolute;margin-left:393.3pt;margin-top:67.9pt;width:36pt;height:14.65pt;z-index:2516582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red" strokeweight="1pt" w14:anchorId="50BE7DB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">
                      <w10:wrap anchorx="margin"/>
                    </v:rect>
                  </w:pict>
                </mc:Fallback>
              </mc:AlternateContent>
            </w:r>
            <w:r w:rsidR="00F45709">
              <w:rPr>
                <w:noProof/>
              </w:rPr>
              <mc:AlternateContent>
                <mc:Choice Requires="wps">
                  <w:drawing>
                    <wp:anchor distT="0" distB="0" distL="114300" distR="114300" simplePos="0" relativeHeight="251658296" behindDoc="0" locked="0" layoutInCell="1" allowOverlap="1" wp14:anchorId="4D286392" wp14:editId="20ADBDF5">
                      <wp:simplePos x="0" y="0"/>
                      <wp:positionH relativeFrom="column">
                        <wp:posOffset>5704205</wp:posOffset>
                      </wp:positionH>
                      <wp:positionV relativeFrom="paragraph">
                        <wp:posOffset>607060</wp:posOffset>
                      </wp:positionV>
                      <wp:extent cx="182880" cy="182880"/>
                      <wp:effectExtent l="0" t="0" r="7620" b="7620"/>
                      <wp:wrapNone/>
                      <wp:docPr id="206384726" name="Oval 1"/>
                      <wp:cNvGraphicFramePr/>
                      <a:graphic xmlns:a="http://schemas.openxmlformats.org/drawingml/2006/main">
                        <a:graphicData uri="http://schemas.microsoft.com/office/word/2010/wordprocessingShape">
                          <wps:wsp>
                            <wps:cNvSpPr/>
                            <wps:spPr>
                              <a:xfrm>
                                <a:off x="0" y="0"/>
                                <a:ext cx="182880" cy="182880"/>
                              </a:xfrm>
                              <a:prstGeom prst="ellipse">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7675AF0" w14:textId="3A92F9AC" w:rsidR="00333BAA" w:rsidRPr="003C11F7" w:rsidRDefault="00333BAA" w:rsidP="00333BAA">
                                  <w:pPr>
                                    <w:spacing w:before="0" w:after="0"/>
                                    <w:jc w:val="center"/>
                                    <w:rPr>
                                      <w:sz w:val="16"/>
                                      <w:szCs w:val="16"/>
                                    </w:rPr>
                                  </w:pPr>
                                  <w:r>
                                    <w:rPr>
                                      <w:sz w:val="16"/>
                                      <w:szCs w:val="16"/>
                                    </w:rPr>
                                    <w:t>3</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w:pict>
                    <v:oval id="_x0000_s1123" style="position:absolute;left:0;text-align:left;margin-left:449.15pt;margin-top:47.8pt;width:14.4pt;height:14.4pt;z-index:251658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red" stroked="f" strokeweight="1pt" w14:anchorId="4D2863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">
                      <v:stroke joinstyle="miter"/>
                      <v:textbox inset="0,0,0,0">
                        <w:txbxContent>
                          <w:p w:rsidRPr="003C11F7" w:rsidR="00333BAA" w:rsidP="00333BAA" w:rsidRDefault="00333BAA" w14:paraId="57675AF0" w14:textId="3A92F9AC">
                            <w:pPr>
                              <w:spacing w:before="0" w:after="0"/>
                              <w:jc w:val="center"/>
                              <w:rPr>
                                <w:sz w:val="16"/>
                                <w:szCs w:val="16"/>
                              </w:rPr>
                            </w:pPr>
                            <w:r>
                              <w:rPr>
                                <w:sz w:val="16"/>
                                <w:szCs w:val="16"/>
                              </w:rPr>
                              <w:t>3</w:t>
                            </w:r>
                          </w:p>
                        </w:txbxContent>
                      </v:textbox>
                    </v:oval>
                  </w:pict>
                </mc:Fallback>
              </mc:AlternateContent>
            </w:r>
            <w:r w:rsidR="00F45709">
              <w:rPr>
                <w:noProof/>
              </w:rPr>
              <mc:AlternateContent>
                <mc:Choice Requires="wps">
                  <w:drawing>
                    <wp:anchor distT="0" distB="0" distL="114300" distR="114300" simplePos="0" relativeHeight="251658298" behindDoc="0" locked="0" layoutInCell="1" allowOverlap="1" wp14:anchorId="36111479" wp14:editId="367D58D9">
                      <wp:simplePos x="0" y="0"/>
                      <wp:positionH relativeFrom="column">
                        <wp:posOffset>4185285</wp:posOffset>
                      </wp:positionH>
                      <wp:positionV relativeFrom="paragraph">
                        <wp:posOffset>755650</wp:posOffset>
                      </wp:positionV>
                      <wp:extent cx="182880" cy="182880"/>
                      <wp:effectExtent l="0" t="0" r="7620" b="7620"/>
                      <wp:wrapNone/>
                      <wp:docPr id="852911583" name="Oval 1"/>
                      <wp:cNvGraphicFramePr/>
                      <a:graphic xmlns:a="http://schemas.openxmlformats.org/drawingml/2006/main">
                        <a:graphicData uri="http://schemas.microsoft.com/office/word/2010/wordprocessingShape">
                          <wps:wsp>
                            <wps:cNvSpPr/>
                            <wps:spPr>
                              <a:xfrm>
                                <a:off x="0" y="0"/>
                                <a:ext cx="182880" cy="182880"/>
                              </a:xfrm>
                              <a:prstGeom prst="ellipse">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EB4DDFC" w14:textId="3FA62049" w:rsidR="00333BAA" w:rsidRPr="003C11F7" w:rsidRDefault="00333BAA" w:rsidP="00333BAA">
                                  <w:pPr>
                                    <w:spacing w:before="0" w:after="0"/>
                                    <w:jc w:val="center"/>
                                    <w:rPr>
                                      <w:sz w:val="16"/>
                                      <w:szCs w:val="16"/>
                                    </w:rPr>
                                  </w:pPr>
                                  <w:r>
                                    <w:rPr>
                                      <w:sz w:val="16"/>
                                      <w:szCs w:val="16"/>
                                    </w:rPr>
                                    <w:t>5</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w:pict>
                    <v:oval id="_x0000_s1124" style="position:absolute;left:0;text-align:left;margin-left:329.55pt;margin-top:59.5pt;width:14.4pt;height:14.4pt;z-index:25165829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red" stroked="f" strokeweight="1pt" w14:anchorId="361114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">
                      <v:stroke joinstyle="miter"/>
                      <v:textbox inset="0,0,0,0">
                        <w:txbxContent>
                          <w:p w:rsidRPr="003C11F7" w:rsidR="00333BAA" w:rsidP="00333BAA" w:rsidRDefault="00333BAA" w14:paraId="4EB4DDFC" w14:textId="3FA62049">
                            <w:pPr>
                              <w:spacing w:before="0" w:after="0"/>
                              <w:jc w:val="center"/>
                              <w:rPr>
                                <w:sz w:val="16"/>
                                <w:szCs w:val="16"/>
                              </w:rPr>
                            </w:pPr>
                            <w:r>
                              <w:rPr>
                                <w:sz w:val="16"/>
                                <w:szCs w:val="16"/>
                              </w:rPr>
                              <w:t>5</w:t>
                            </w:r>
                          </w:p>
                        </w:txbxContent>
                      </v:textbox>
                    </v:oval>
                  </w:pict>
                </mc:Fallback>
              </mc:AlternateContent>
            </w:r>
            <w:r w:rsidR="00F45709">
              <w:rPr>
                <w:noProof/>
              </w:rPr>
              <mc:AlternateContent>
                <mc:Choice Requires="wps">
                  <w:drawing>
                    <wp:anchor distT="0" distB="0" distL="114300" distR="114300" simplePos="0" relativeHeight="251658293" behindDoc="0" locked="0" layoutInCell="1" allowOverlap="1" wp14:anchorId="397626FA" wp14:editId="54342A72">
                      <wp:simplePos x="0" y="0"/>
                      <wp:positionH relativeFrom="margin">
                        <wp:posOffset>4227830</wp:posOffset>
                      </wp:positionH>
                      <wp:positionV relativeFrom="paragraph">
                        <wp:posOffset>657860</wp:posOffset>
                      </wp:positionV>
                      <wp:extent cx="79899" cy="137604"/>
                      <wp:effectExtent l="0" t="0" r="15875" b="15240"/>
                      <wp:wrapNone/>
                      <wp:docPr id="567163338" name="Rectangle 1"/>
                      <wp:cNvGraphicFramePr/>
                      <a:graphic xmlns:a="http://schemas.openxmlformats.org/drawingml/2006/main">
                        <a:graphicData uri="http://schemas.microsoft.com/office/word/2010/wordprocessingShape">
                          <wps:wsp>
                            <wps:cNvSpPr/>
                            <wps:spPr>
                              <a:xfrm>
                                <a:off x="0" y="0"/>
                                <a:ext cx="79899" cy="137604"/>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w:pict>
                    <v:rect id="Rectangle 1" style="position:absolute;margin-left:332.9pt;margin-top:51.8pt;width:6.3pt;height:10.85pt;z-index:25165829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red" strokeweight="1pt" w14:anchorId="083E3CB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">
                      <w10:wrap anchorx="margin"/>
                    </v:rect>
                  </w:pict>
                </mc:Fallback>
              </mc:AlternateContent>
            </w:r>
            <w:r w:rsidR="00E14B2D">
              <w:rPr>
                <w:noProof/>
              </w:rPr>
              <mc:AlternateContent>
                <mc:Choice Requires="wps">
                  <w:drawing>
                    <wp:anchor distT="0" distB="0" distL="114300" distR="114300" simplePos="0" relativeHeight="251658290" behindDoc="0" locked="0" layoutInCell="1" allowOverlap="1" wp14:anchorId="4CAD7886" wp14:editId="1F59E1AB">
                      <wp:simplePos x="0" y="0"/>
                      <wp:positionH relativeFrom="margin">
                        <wp:posOffset>2209800</wp:posOffset>
                      </wp:positionH>
                      <wp:positionV relativeFrom="paragraph">
                        <wp:posOffset>271145</wp:posOffset>
                      </wp:positionV>
                      <wp:extent cx="1797685" cy="2423160"/>
                      <wp:effectExtent l="0" t="0" r="12065" b="15240"/>
                      <wp:wrapNone/>
                      <wp:docPr id="1317254744" name="Rectangle 1"/>
                      <wp:cNvGraphicFramePr/>
                      <a:graphic xmlns:a="http://schemas.openxmlformats.org/drawingml/2006/main">
                        <a:graphicData uri="http://schemas.microsoft.com/office/word/2010/wordprocessingShape">
                          <wps:wsp>
                            <wps:cNvSpPr/>
                            <wps:spPr>
                              <a:xfrm>
                                <a:off x="0" y="0"/>
                                <a:ext cx="1797685" cy="242316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w:pict>
                    <v:rect id="Rectangle 1" style="position:absolute;margin-left:174pt;margin-top:21.35pt;width:141.55pt;height:190.8pt;z-index:25165829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red" strokeweight="1pt" w14:anchorId="57AAA0C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">
                      <w10:wrap anchorx="margin"/>
                    </v:rect>
                  </w:pict>
                </mc:Fallback>
              </mc:AlternateContent>
            </w:r>
            <w:r w:rsidR="00E14B2D">
              <w:rPr>
                <w:noProof/>
              </w:rPr>
              <mc:AlternateContent>
                <mc:Choice Requires="wps">
                  <w:drawing>
                    <wp:anchor distT="0" distB="0" distL="114300" distR="114300" simplePos="0" relativeHeight="251658289" behindDoc="0" locked="0" layoutInCell="1" allowOverlap="1" wp14:anchorId="799F34BB" wp14:editId="2083BF92">
                      <wp:simplePos x="0" y="0"/>
                      <wp:positionH relativeFrom="margin">
                        <wp:posOffset>243840</wp:posOffset>
                      </wp:positionH>
                      <wp:positionV relativeFrom="paragraph">
                        <wp:posOffset>271145</wp:posOffset>
                      </wp:positionV>
                      <wp:extent cx="1735455" cy="2423160"/>
                      <wp:effectExtent l="0" t="0" r="17145" b="15240"/>
                      <wp:wrapNone/>
                      <wp:docPr id="794450438" name="Rectangle 1"/>
                      <wp:cNvGraphicFramePr/>
                      <a:graphic xmlns:a="http://schemas.openxmlformats.org/drawingml/2006/main">
                        <a:graphicData uri="http://schemas.microsoft.com/office/word/2010/wordprocessingShape">
                          <wps:wsp>
                            <wps:cNvSpPr/>
                            <wps:spPr>
                              <a:xfrm>
                                <a:off x="0" y="0"/>
                                <a:ext cx="1735455" cy="242316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w:pict>
                    <v:rect id="Rectangle 1" style="position:absolute;margin-left:19.2pt;margin-top:21.35pt;width:136.65pt;height:190.8pt;z-index:25165828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red" strokeweight="1pt" w14:anchorId="2A4D44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">
                      <w10:wrap anchorx="margin"/>
                    </v:rect>
                  </w:pict>
                </mc:Fallback>
              </mc:AlternateContent>
            </w:r>
            <w:r w:rsidR="00333BAA">
              <w:rPr>
                <w:noProof/>
              </w:rPr>
              <mc:AlternateContent>
                <mc:Choice Requires="wps">
                  <w:drawing>
                    <wp:anchor distT="0" distB="0" distL="114300" distR="114300" simplePos="0" relativeHeight="251658297" behindDoc="0" locked="0" layoutInCell="1" allowOverlap="1" wp14:anchorId="511DFAFB" wp14:editId="4CD1F8E4">
                      <wp:simplePos x="0" y="0"/>
                      <wp:positionH relativeFrom="column">
                        <wp:posOffset>5339583</wp:posOffset>
                      </wp:positionH>
                      <wp:positionV relativeFrom="paragraph">
                        <wp:posOffset>995110</wp:posOffset>
                      </wp:positionV>
                      <wp:extent cx="182880" cy="182880"/>
                      <wp:effectExtent l="0" t="0" r="7620" b="7620"/>
                      <wp:wrapNone/>
                      <wp:docPr id="1135736956" name="Oval 1"/>
                      <wp:cNvGraphicFramePr/>
                      <a:graphic xmlns:a="http://schemas.openxmlformats.org/drawingml/2006/main">
                        <a:graphicData uri="http://schemas.microsoft.com/office/word/2010/wordprocessingShape">
                          <wps:wsp>
                            <wps:cNvSpPr/>
                            <wps:spPr>
                              <a:xfrm>
                                <a:off x="0" y="0"/>
                                <a:ext cx="182880" cy="182880"/>
                              </a:xfrm>
                              <a:prstGeom prst="ellipse">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581C4CF" w14:textId="787275F6" w:rsidR="00333BAA" w:rsidRPr="003C11F7" w:rsidRDefault="00333BAA" w:rsidP="00333BAA">
                                  <w:pPr>
                                    <w:spacing w:before="0" w:after="0"/>
                                    <w:jc w:val="center"/>
                                    <w:rPr>
                                      <w:sz w:val="16"/>
                                      <w:szCs w:val="16"/>
                                    </w:rPr>
                                  </w:pPr>
                                  <w:r>
                                    <w:rPr>
                                      <w:sz w:val="16"/>
                                      <w:szCs w:val="16"/>
                                    </w:rPr>
                                    <w:t>4</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w:pict>
                    <v:oval id="_x0000_s1125" style="position:absolute;left:0;text-align:left;margin-left:420.45pt;margin-top:78.35pt;width:14.4pt;height:14.4pt;z-index:25165829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red" stroked="f" strokeweight="1pt" w14:anchorId="511DFAF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">
                      <v:stroke joinstyle="miter"/>
                      <v:textbox inset="0,0,0,0">
                        <w:txbxContent>
                          <w:p w:rsidRPr="003C11F7" w:rsidR="00333BAA" w:rsidP="00333BAA" w:rsidRDefault="00333BAA" w14:paraId="0581C4CF" w14:textId="787275F6">
                            <w:pPr>
                              <w:spacing w:before="0" w:after="0"/>
                              <w:jc w:val="center"/>
                              <w:rPr>
                                <w:sz w:val="16"/>
                                <w:szCs w:val="16"/>
                              </w:rPr>
                            </w:pPr>
                            <w:r>
                              <w:rPr>
                                <w:sz w:val="16"/>
                                <w:szCs w:val="16"/>
                              </w:rPr>
                              <w:t>4</w:t>
                            </w:r>
                          </w:p>
                        </w:txbxContent>
                      </v:textbox>
                    </v:oval>
                  </w:pict>
                </mc:Fallback>
              </mc:AlternateContent>
            </w:r>
            <w:r w:rsidR="00333BAA">
              <w:rPr>
                <w:noProof/>
              </w:rPr>
              <mc:AlternateContent>
                <mc:Choice Requires="wps">
                  <w:drawing>
                    <wp:anchor distT="0" distB="0" distL="114300" distR="114300" simplePos="0" relativeHeight="251658295" behindDoc="0" locked="0" layoutInCell="1" allowOverlap="1" wp14:anchorId="09661FCC" wp14:editId="3C0ED920">
                      <wp:simplePos x="0" y="0"/>
                      <wp:positionH relativeFrom="column">
                        <wp:posOffset>2122068</wp:posOffset>
                      </wp:positionH>
                      <wp:positionV relativeFrom="paragraph">
                        <wp:posOffset>198065</wp:posOffset>
                      </wp:positionV>
                      <wp:extent cx="182880" cy="182880"/>
                      <wp:effectExtent l="0" t="0" r="7620" b="7620"/>
                      <wp:wrapNone/>
                      <wp:docPr id="1298894122" name="Oval 1"/>
                      <wp:cNvGraphicFramePr/>
                      <a:graphic xmlns:a="http://schemas.openxmlformats.org/drawingml/2006/main">
                        <a:graphicData uri="http://schemas.microsoft.com/office/word/2010/wordprocessingShape">
                          <wps:wsp>
                            <wps:cNvSpPr/>
                            <wps:spPr>
                              <a:xfrm>
                                <a:off x="0" y="0"/>
                                <a:ext cx="182880" cy="182880"/>
                              </a:xfrm>
                              <a:prstGeom prst="ellipse">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A004992" w14:textId="5D5ACD31" w:rsidR="00333BAA" w:rsidRPr="003C11F7" w:rsidRDefault="00333BAA" w:rsidP="00333BAA">
                                  <w:pPr>
                                    <w:spacing w:before="0" w:after="0"/>
                                    <w:jc w:val="center"/>
                                    <w:rPr>
                                      <w:sz w:val="16"/>
                                      <w:szCs w:val="16"/>
                                    </w:rPr>
                                  </w:pPr>
                                  <w:r>
                                    <w:rPr>
                                      <w:sz w:val="16"/>
                                      <w:szCs w:val="16"/>
                                    </w:rPr>
                                    <w:t>2</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w:pict>
                    <v:oval id="_x0000_s1126" style="position:absolute;left:0;text-align:left;margin-left:167.1pt;margin-top:15.6pt;width:14.4pt;height:14.4pt;z-index:25165829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red" stroked="f" strokeweight="1pt" w14:anchorId="09661FC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">
                      <v:stroke joinstyle="miter"/>
                      <v:textbox inset="0,0,0,0">
                        <w:txbxContent>
                          <w:p w:rsidRPr="003C11F7" w:rsidR="00333BAA" w:rsidP="00333BAA" w:rsidRDefault="00333BAA" w14:paraId="6A004992" w14:textId="5D5ACD31">
                            <w:pPr>
                              <w:spacing w:before="0" w:after="0"/>
                              <w:jc w:val="center"/>
                              <w:rPr>
                                <w:sz w:val="16"/>
                                <w:szCs w:val="16"/>
                              </w:rPr>
                            </w:pPr>
                            <w:r>
                              <w:rPr>
                                <w:sz w:val="16"/>
                                <w:szCs w:val="16"/>
                              </w:rPr>
                              <w:t>2</w:t>
                            </w:r>
                          </w:p>
                        </w:txbxContent>
                      </v:textbox>
                    </v:oval>
                  </w:pict>
                </mc:Fallback>
              </mc:AlternateContent>
            </w:r>
            <w:r w:rsidR="00333BAA">
              <w:rPr>
                <w:noProof/>
              </w:rPr>
              <mc:AlternateContent>
                <mc:Choice Requires="wps">
                  <w:drawing>
                    <wp:anchor distT="0" distB="0" distL="114300" distR="114300" simplePos="0" relativeHeight="251658294" behindDoc="0" locked="0" layoutInCell="1" allowOverlap="1" wp14:anchorId="3D84854C" wp14:editId="167E3B08">
                      <wp:simplePos x="0" y="0"/>
                      <wp:positionH relativeFrom="column">
                        <wp:posOffset>156352</wp:posOffset>
                      </wp:positionH>
                      <wp:positionV relativeFrom="paragraph">
                        <wp:posOffset>178506</wp:posOffset>
                      </wp:positionV>
                      <wp:extent cx="182880" cy="182880"/>
                      <wp:effectExtent l="0" t="0" r="7620" b="7620"/>
                      <wp:wrapNone/>
                      <wp:docPr id="2147247575" name="Oval 1"/>
                      <wp:cNvGraphicFramePr/>
                      <a:graphic xmlns:a="http://schemas.openxmlformats.org/drawingml/2006/main">
                        <a:graphicData uri="http://schemas.microsoft.com/office/word/2010/wordprocessingShape">
                          <wps:wsp>
                            <wps:cNvSpPr/>
                            <wps:spPr>
                              <a:xfrm>
                                <a:off x="0" y="0"/>
                                <a:ext cx="182880" cy="182880"/>
                              </a:xfrm>
                              <a:prstGeom prst="ellipse">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50C3EA4" w14:textId="77777777" w:rsidR="00333BAA" w:rsidRPr="003C11F7" w:rsidRDefault="00333BAA" w:rsidP="00333BAA">
                                  <w:pPr>
                                    <w:spacing w:before="0" w:after="0"/>
                                    <w:jc w:val="center"/>
                                    <w:rPr>
                                      <w:sz w:val="16"/>
                                      <w:szCs w:val="16"/>
                                    </w:rPr>
                                  </w:pPr>
                                  <w:r>
                                    <w:rPr>
                                      <w:sz w:val="16"/>
                                      <w:szCs w:val="16"/>
                                    </w:rPr>
                                    <w:t>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w:pict>
                    <v:oval id="_x0000_s1127" style="position:absolute;left:0;text-align:left;margin-left:12.3pt;margin-top:14.05pt;width:14.4pt;height:14.4pt;z-index:25165829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red" stroked="f" strokeweight="1pt" w14:anchorId="3D84854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">
                      <v:stroke joinstyle="miter"/>
                      <v:textbox inset="0,0,0,0">
                        <w:txbxContent>
                          <w:p w:rsidRPr="003C11F7" w:rsidR="00333BAA" w:rsidP="00333BAA" w:rsidRDefault="00333BAA" w14:paraId="750C3EA4" w14:textId="77777777">
                            <w:pPr>
                              <w:spacing w:before="0" w:after="0"/>
                              <w:jc w:val="center"/>
                              <w:rPr>
                                <w:sz w:val="16"/>
                                <w:szCs w:val="16"/>
                              </w:rPr>
                            </w:pPr>
                            <w:r>
                              <w:rPr>
                                <w:sz w:val="16"/>
                                <w:szCs w:val="16"/>
                              </w:rPr>
                              <w:t>1</w:t>
                            </w:r>
                          </w:p>
                        </w:txbxContent>
                      </v:textbox>
                    </v:oval>
                  </w:pict>
                </mc:Fallback>
              </mc:AlternateContent>
            </w:r>
            <w:r w:rsidR="00664070" w:rsidRPr="00664070">
              <w:rPr>
                <w:noProof/>
              </w:rPr>
              <w:drawing>
                <wp:inline distT="0" distB="0" distL="0" distR="0" wp14:anchorId="17ED11FC" wp14:editId="0CBA3BCF">
                  <wp:extent cx="5943600" cy="2712720"/>
                  <wp:effectExtent l="0" t="0" r="0" b="0"/>
                  <wp:docPr id="1315558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558149" name=""/>
                          <pic:cNvPicPr/>
                        </pic:nvPicPr>
                        <pic:blipFill>
                          <a:blip r:embed="rId29"/>
                          <a:stretch>
                            <a:fillRect/>
                          </a:stretch>
                        </pic:blipFill>
                        <pic:spPr>
                          <a:xfrm>
                            <a:off x="0" y="0"/>
                            <a:ext cx="5943600" cy="2712720"/>
                          </a:xfrm>
                          <a:prstGeom prst="rect">
                            <a:avLst/>
                          </a:prstGeom>
                        </pic:spPr>
                      </pic:pic>
                    </a:graphicData>
                  </a:graphic>
                </wp:inline>
              </w:drawing>
            </w:r>
          </w:p>
        </w:tc>
      </w:tr>
    </w:tbl>
    <w:p w14:paraId="5BC300ED" w14:textId="630CEE08" w:rsidR="002A03BA" w:rsidRDefault="00EE01FB" w:rsidP="00CD0A5E">
      <w:r w:rsidRPr="5B920272">
        <w:rPr>
          <w:b/>
          <w:bCs/>
        </w:rPr>
        <w:t xml:space="preserve">The ”5_1” sheet </w:t>
      </w:r>
      <w:r w:rsidR="47B1CD5C" w:rsidRPr="5B920272">
        <w:rPr>
          <w:b/>
          <w:bCs/>
        </w:rPr>
        <w:t>includes</w:t>
      </w:r>
      <w:r w:rsidR="008C1C5F" w:rsidRPr="5B920272">
        <w:rPr>
          <w:b/>
          <w:bCs/>
        </w:rPr>
        <w:t xml:space="preserve"> </w:t>
      </w:r>
      <w:r w:rsidR="00190AE7" w:rsidRPr="5B920272">
        <w:rPr>
          <w:b/>
          <w:bCs/>
        </w:rPr>
        <w:t>some visualization</w:t>
      </w:r>
      <w:r w:rsidR="008C1C5F" w:rsidRPr="5B920272">
        <w:rPr>
          <w:b/>
          <w:bCs/>
        </w:rPr>
        <w:t xml:space="preserve"> mod</w:t>
      </w:r>
      <w:r w:rsidR="00190AE7" w:rsidRPr="5B920272">
        <w:rPr>
          <w:b/>
          <w:bCs/>
        </w:rPr>
        <w:t>ules to evaluate the subind</w:t>
      </w:r>
      <w:r w:rsidR="00972991">
        <w:rPr>
          <w:b/>
          <w:bCs/>
        </w:rPr>
        <w:t>ex</w:t>
      </w:r>
      <w:r w:rsidR="00190AE7" w:rsidRPr="5B920272">
        <w:rPr>
          <w:b/>
          <w:bCs/>
        </w:rPr>
        <w:t>es and original variables.</w:t>
      </w:r>
      <w:r w:rsidR="00190AE7">
        <w:t xml:space="preserve"> </w:t>
      </w:r>
      <w:r w:rsidR="00777135">
        <w:t xml:space="preserve">As in the case of the FHS group, these complementary visualizations do </w:t>
      </w:r>
      <w:r w:rsidR="00A84B15">
        <w:t>not</w:t>
      </w:r>
      <w:r w:rsidR="006C14C2">
        <w:t xml:space="preserve"> have</w:t>
      </w:r>
      <w:r w:rsidR="00A84B15">
        <w:t xml:space="preserve"> </w:t>
      </w:r>
      <w:r w:rsidR="006C14C2">
        <w:t xml:space="preserve">a </w:t>
      </w:r>
      <w:r w:rsidR="00777135">
        <w:t>parameter box because they use the parameters set in the “FSI” sheet.</w:t>
      </w:r>
    </w:p>
    <w:p w14:paraId="293A2CF7" w14:textId="7D7F5D5C" w:rsidR="00193101" w:rsidRDefault="00193101" w:rsidP="00193101">
      <w:pPr>
        <w:pStyle w:val="Heading1"/>
      </w:pPr>
      <w:bookmarkStart w:id="46" w:name="_Toc197744508"/>
      <w:r>
        <w:t>Analyzing variables</w:t>
      </w:r>
      <w:bookmarkEnd w:id="46"/>
      <w:r>
        <w:t xml:space="preserve"> </w:t>
      </w:r>
    </w:p>
    <w:p w14:paraId="1A1ADF98" w14:textId="46A38FBC" w:rsidR="00F871EE" w:rsidRDefault="00716EC3" w:rsidP="00D634FE">
      <w:r w:rsidRPr="00716EC3">
        <w:rPr>
          <w:b/>
          <w:bCs/>
        </w:rPr>
        <w:t>This section explains how to use the last group of sheets to evaluate any variable in the dataset.</w:t>
      </w:r>
      <w:r w:rsidR="0014404C">
        <w:t xml:space="preserve"> </w:t>
      </w:r>
      <w:r w:rsidR="00997BD2" w:rsidRPr="00997BD2">
        <w:t>This group of sheets contains four worksheets that allow user</w:t>
      </w:r>
      <w:r w:rsidR="00661B56">
        <w:t>s</w:t>
      </w:r>
      <w:r w:rsidR="00997BD2" w:rsidRPr="00997BD2">
        <w:t xml:space="preserve"> to </w:t>
      </w:r>
      <w:r w:rsidR="009413D4">
        <w:t>assess</w:t>
      </w:r>
      <w:r w:rsidR="00997BD2" w:rsidRPr="00997BD2">
        <w:t xml:space="preserve"> </w:t>
      </w:r>
      <w:r w:rsidR="009413D4">
        <w:t>any</w:t>
      </w:r>
      <w:r w:rsidR="00997BD2" w:rsidRPr="00997BD2">
        <w:t xml:space="preserve"> variable</w:t>
      </w:r>
      <w:r w:rsidR="009413D4">
        <w:t>s</w:t>
      </w:r>
      <w:r w:rsidR="00997BD2" w:rsidRPr="00997BD2">
        <w:t xml:space="preserve"> in depth through different visualizations to</w:t>
      </w:r>
      <w:r w:rsidR="00997BD2">
        <w:t xml:space="preserve">, </w:t>
      </w:r>
      <w:r w:rsidR="00997BD2" w:rsidRPr="00997BD2">
        <w:t xml:space="preserve">for example, evaluate if the result in the standard charts could be biased by outliers or to assess a </w:t>
      </w:r>
      <w:r w:rsidR="00431EAF">
        <w:t>state</w:t>
      </w:r>
      <w:r w:rsidR="00997BD2" w:rsidRPr="00997BD2">
        <w:t>-specific issue.</w:t>
      </w:r>
    </w:p>
    <w:p w14:paraId="3B36B810" w14:textId="25448D2D" w:rsidR="00F75A4F" w:rsidRDefault="00F75A4F" w:rsidP="00F75A4F">
      <w:pPr>
        <w:pStyle w:val="Heading2"/>
      </w:pPr>
      <w:bookmarkStart w:id="47" w:name="_Toc197744509"/>
      <w:r>
        <w:t>Manually setting the variable to be analyzed</w:t>
      </w:r>
      <w:bookmarkEnd w:id="47"/>
    </w:p>
    <w:p w14:paraId="58D0332F" w14:textId="5775D97F" w:rsidR="00595293" w:rsidRDefault="00595293" w:rsidP="0081203D">
      <w:r w:rsidRPr="004111D1">
        <w:rPr>
          <w:b/>
          <w:bCs/>
        </w:rPr>
        <w:t xml:space="preserve">The “Analysis” </w:t>
      </w:r>
      <w:r w:rsidR="00F6428A" w:rsidRPr="004111D1">
        <w:rPr>
          <w:b/>
          <w:bCs/>
        </w:rPr>
        <w:t xml:space="preserve">sheet </w:t>
      </w:r>
      <w:r w:rsidR="00F6428A">
        <w:rPr>
          <w:b/>
          <w:bCs/>
        </w:rPr>
        <w:t xml:space="preserve">has a </w:t>
      </w:r>
      <w:r w:rsidR="0047574A">
        <w:rPr>
          <w:b/>
          <w:bCs/>
        </w:rPr>
        <w:t>three-section</w:t>
      </w:r>
      <w:r w:rsidRPr="004111D1">
        <w:rPr>
          <w:b/>
          <w:bCs/>
        </w:rPr>
        <w:t xml:space="preserve"> interface that allows user</w:t>
      </w:r>
      <w:r w:rsidR="00661B56">
        <w:rPr>
          <w:b/>
          <w:bCs/>
        </w:rPr>
        <w:t>s</w:t>
      </w:r>
      <w:r w:rsidRPr="004111D1">
        <w:rPr>
          <w:b/>
          <w:bCs/>
        </w:rPr>
        <w:t xml:space="preserve"> to define the parameters to be used by the visualizations in the subsequent sheets</w:t>
      </w:r>
      <w:r w:rsidR="00606EDB">
        <w:rPr>
          <w:b/>
          <w:bCs/>
        </w:rPr>
        <w:t xml:space="preserve"> </w:t>
      </w:r>
      <w:r w:rsidR="00606EDB" w:rsidRPr="00606EDB">
        <w:t>(</w:t>
      </w:r>
      <w:r w:rsidR="00606EDB">
        <w:fldChar w:fldCharType="begin"/>
      </w:r>
      <w:r w:rsidR="00606EDB">
        <w:instrText xml:space="preserve"> REF _Ref197415272 \h </w:instrText>
      </w:r>
      <w:r w:rsidR="00606EDB">
        <w:fldChar w:fldCharType="separate"/>
      </w:r>
      <w:r w:rsidR="00AF069E">
        <w:t xml:space="preserve">Figure </w:t>
      </w:r>
      <w:r w:rsidR="00AF069E">
        <w:rPr>
          <w:noProof/>
        </w:rPr>
        <w:t>15</w:t>
      </w:r>
      <w:r w:rsidR="00606EDB">
        <w:fldChar w:fldCharType="end"/>
      </w:r>
      <w:r w:rsidR="00606EDB" w:rsidRPr="00606EDB">
        <w:t>)</w:t>
      </w:r>
      <w:r>
        <w:t>.</w:t>
      </w:r>
      <w:r w:rsidR="0081203D" w:rsidRPr="0081203D">
        <w:t xml:space="preserve"> </w:t>
      </w:r>
      <w:r w:rsidR="00C52D34">
        <w:t>T</w:t>
      </w:r>
      <w:r w:rsidR="003575B5">
        <w:t>hese</w:t>
      </w:r>
      <w:r w:rsidR="0081203D">
        <w:t xml:space="preserve"> parameters </w:t>
      </w:r>
      <w:r w:rsidR="00C52D34">
        <w:t>should be set in the medium orange cell</w:t>
      </w:r>
      <w:r w:rsidR="0081203D">
        <w:t>, arranged in three sections</w:t>
      </w:r>
      <w:r w:rsidR="00D019BC">
        <w:t xml:space="preserve">. </w:t>
      </w:r>
      <w:r w:rsidR="0081203D">
        <w:t xml:space="preserve">In the first section, </w:t>
      </w:r>
      <w:r w:rsidR="00167F54">
        <w:t>users</w:t>
      </w:r>
      <w:r w:rsidR="0081203D">
        <w:t xml:space="preserve"> can define the main variable to be evaluated</w:t>
      </w:r>
      <w:r w:rsidR="00300708">
        <w:t xml:space="preserve"> [</w:t>
      </w:r>
      <w:r w:rsidR="00F533DD">
        <w:t>1]</w:t>
      </w:r>
      <w:r w:rsidR="0081203D">
        <w:t>.</w:t>
      </w:r>
      <w:r w:rsidR="00D019BC">
        <w:t xml:space="preserve"> </w:t>
      </w:r>
      <w:r w:rsidR="0081203D">
        <w:t>In the second section, user</w:t>
      </w:r>
      <w:r w:rsidR="00167F54">
        <w:t>s</w:t>
      </w:r>
      <w:r w:rsidR="0081203D">
        <w:t xml:space="preserve"> can define a complementary variable that is used to evaluate </w:t>
      </w:r>
      <w:r w:rsidR="00167F54">
        <w:t xml:space="preserve">if there is </w:t>
      </w:r>
      <w:r w:rsidR="0063367A">
        <w:t>a relationship</w:t>
      </w:r>
      <w:r w:rsidR="0081203D">
        <w:t xml:space="preserve"> </w:t>
      </w:r>
      <w:r w:rsidR="00167F54">
        <w:t>between this variable and the main variables</w:t>
      </w:r>
      <w:r w:rsidR="00F533DD">
        <w:t xml:space="preserve"> [2]</w:t>
      </w:r>
      <w:r w:rsidR="00167F54">
        <w:t xml:space="preserve">. </w:t>
      </w:r>
      <w:r w:rsidR="0081203D">
        <w:t xml:space="preserve">In the third section, </w:t>
      </w:r>
      <w:r w:rsidR="0063367A">
        <w:t>users</w:t>
      </w:r>
      <w:r w:rsidR="0081203D">
        <w:t xml:space="preserve"> can define time parameters, including the time aggregation protocol</w:t>
      </w:r>
      <w:r w:rsidR="00F533DD">
        <w:t xml:space="preserve"> [3]</w:t>
      </w:r>
      <w:r w:rsidR="0081203D">
        <w:t>.</w:t>
      </w:r>
    </w:p>
    <w:p w14:paraId="1896361A" w14:textId="37EAE5C3" w:rsidR="009716AF" w:rsidRDefault="00FC71E3" w:rsidP="009716AF">
      <w:r w:rsidRPr="00FC71E3">
        <w:rPr>
          <w:b/>
          <w:bCs/>
        </w:rPr>
        <w:t>The first and second sections allow users to define the variables to be employed and apply some basic transformations</w:t>
      </w:r>
      <w:r w:rsidR="00597BB1">
        <w:t xml:space="preserve">. </w:t>
      </w:r>
      <w:r w:rsidR="00F6428A">
        <w:t xml:space="preserve">In the first </w:t>
      </w:r>
      <w:r w:rsidR="00B53250">
        <w:t xml:space="preserve">dark </w:t>
      </w:r>
      <w:r w:rsidR="00F6428A">
        <w:t xml:space="preserve">orange </w:t>
      </w:r>
      <w:r w:rsidR="00096AB9">
        <w:t>cell</w:t>
      </w:r>
      <w:r w:rsidR="008B1674">
        <w:t xml:space="preserve"> [4]</w:t>
      </w:r>
      <w:r w:rsidR="00F6428A">
        <w:t xml:space="preserve">, </w:t>
      </w:r>
      <w:r w:rsidR="00E678A7">
        <w:t>users</w:t>
      </w:r>
      <w:r w:rsidR="00F6428A">
        <w:t xml:space="preserve"> can </w:t>
      </w:r>
      <w:r w:rsidR="00096AB9">
        <w:t>select</w:t>
      </w:r>
      <w:r w:rsidR="00F6428A">
        <w:t xml:space="preserve"> the variable to be evaluated</w:t>
      </w:r>
      <w:r w:rsidR="00096AB9">
        <w:t xml:space="preserve"> using the </w:t>
      </w:r>
      <w:r w:rsidR="00BB347E">
        <w:t xml:space="preserve">drop-down </w:t>
      </w:r>
      <w:r w:rsidR="00096AB9">
        <w:t>list box</w:t>
      </w:r>
      <w:r w:rsidR="006617E6">
        <w:t xml:space="preserve">, which </w:t>
      </w:r>
      <w:r w:rsidR="00D1023D">
        <w:t>narrows</w:t>
      </w:r>
      <w:r w:rsidR="006617E6">
        <w:t xml:space="preserve"> the list of variables</w:t>
      </w:r>
      <w:r w:rsidR="006F1908">
        <w:t xml:space="preserve"> as user</w:t>
      </w:r>
      <w:r w:rsidR="00D1023D">
        <w:t>s</w:t>
      </w:r>
      <w:r w:rsidR="006F1908">
        <w:t xml:space="preserve"> type any </w:t>
      </w:r>
      <w:r w:rsidR="006431EF">
        <w:t>string</w:t>
      </w:r>
      <w:r w:rsidR="006F1908">
        <w:t xml:space="preserve"> contained in the variable names, including the variable code.</w:t>
      </w:r>
      <w:r w:rsidR="00F6428A">
        <w:t xml:space="preserve"> In this </w:t>
      </w:r>
      <w:r w:rsidR="00D1023D">
        <w:t xml:space="preserve">second </w:t>
      </w:r>
      <w:r w:rsidR="00BB347E">
        <w:t xml:space="preserve">drop-down </w:t>
      </w:r>
      <w:r w:rsidR="00D1023D">
        <w:t>list box</w:t>
      </w:r>
      <w:r w:rsidR="008B1674">
        <w:t xml:space="preserve"> [5]</w:t>
      </w:r>
      <w:r w:rsidR="00F6428A">
        <w:t xml:space="preserve">, </w:t>
      </w:r>
      <w:r w:rsidR="00605D82">
        <w:t>users</w:t>
      </w:r>
      <w:r w:rsidR="00E678A7">
        <w:t xml:space="preserve"> can </w:t>
      </w:r>
      <w:r w:rsidR="00605D82">
        <w:t>select</w:t>
      </w:r>
      <w:r w:rsidR="00E678A7">
        <w:t xml:space="preserve"> which transformations </w:t>
      </w:r>
      <w:r w:rsidR="008467C0">
        <w:t>to apply to the variables</w:t>
      </w:r>
      <w:r w:rsidR="00F6428A">
        <w:t xml:space="preserve">: none, </w:t>
      </w:r>
      <w:r w:rsidR="00626E1D">
        <w:t xml:space="preserve">difference, </w:t>
      </w:r>
      <w:r w:rsidR="00F6428A">
        <w:t xml:space="preserve">growth, percent, difference of percentages, and incidence. </w:t>
      </w:r>
      <w:r w:rsidR="00F404E0">
        <w:t xml:space="preserve">If </w:t>
      </w:r>
      <w:r w:rsidR="00F6428A">
        <w:t>user</w:t>
      </w:r>
      <w:r w:rsidR="00661B56">
        <w:t>s</w:t>
      </w:r>
      <w:r w:rsidR="00F6428A">
        <w:t xml:space="preserve"> express the variable as a </w:t>
      </w:r>
      <w:r w:rsidR="00605D82">
        <w:t>percentage, difference in percent</w:t>
      </w:r>
      <w:r w:rsidR="005C3612">
        <w:t>s</w:t>
      </w:r>
      <w:r w:rsidR="00605D82">
        <w:t>,</w:t>
      </w:r>
      <w:r w:rsidR="00F6428A">
        <w:t xml:space="preserve"> or incidence, </w:t>
      </w:r>
      <w:r w:rsidR="00D65E2A">
        <w:t>a denominator</w:t>
      </w:r>
      <w:r w:rsidR="00F6428A">
        <w:t xml:space="preserve"> variable should be selected in the third </w:t>
      </w:r>
      <w:r w:rsidR="00BB347E">
        <w:t xml:space="preserve">drop-down </w:t>
      </w:r>
      <w:r w:rsidR="00A71E09">
        <w:t xml:space="preserve">list </w:t>
      </w:r>
      <w:r w:rsidR="00F6428A">
        <w:t>box</w:t>
      </w:r>
      <w:r w:rsidR="00A71E09">
        <w:t xml:space="preserve"> [6]</w:t>
      </w:r>
      <w:r w:rsidR="009231FE">
        <w:t xml:space="preserve">; if no variable is chosen, the tool will use nominal GDP by default. </w:t>
      </w:r>
      <w:r w:rsidR="00B53250">
        <w:t>Finally, in the medi</w:t>
      </w:r>
      <w:r w:rsidR="000D4CF7">
        <w:t>um orange cell</w:t>
      </w:r>
      <w:r w:rsidR="008B1674">
        <w:t xml:space="preserve"> [7]</w:t>
      </w:r>
      <w:r w:rsidR="000D4CF7">
        <w:t xml:space="preserve">, </w:t>
      </w:r>
      <w:r w:rsidR="004A0373">
        <w:t>users</w:t>
      </w:r>
      <w:r w:rsidR="009716AF">
        <w:t xml:space="preserve"> can introduce a stylized name of the resulting variable to replace the formal name in the </w:t>
      </w:r>
      <w:r w:rsidR="00A6057A">
        <w:t>visualizations; if</w:t>
      </w:r>
      <w:r w:rsidR="009716AF">
        <w:t xml:space="preserve"> no name is introduced, the tool will use the primary variable name as </w:t>
      </w:r>
      <w:r w:rsidR="009F33E2">
        <w:t xml:space="preserve">a </w:t>
      </w:r>
      <w:r w:rsidR="009716AF">
        <w:t>default.</w:t>
      </w:r>
    </w:p>
    <w:tbl>
      <w:tblPr>
        <w:tblStyle w:val="TableGrid"/>
        <w:tblpPr w:leftFromText="180" w:rightFromText="180" w:vertAnchor="text" w:tblpXSpec="righ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25409D" w14:paraId="614724DA" w14:textId="77777777" w:rsidTr="005D5241">
        <w:tc>
          <w:tcPr>
            <w:tcW w:w="9360" w:type="dxa"/>
          </w:tcPr>
          <w:p w14:paraId="5B337CC9" w14:textId="77777777" w:rsidR="0025409D" w:rsidRPr="00A15E9B" w:rsidRDefault="0025409D" w:rsidP="005D5241">
            <w:pPr>
              <w:pStyle w:val="Caption"/>
              <w:keepNext/>
              <w:rPr>
                <w:bCs/>
              </w:rPr>
            </w:pPr>
            <w:bookmarkStart w:id="48" w:name="_Ref197415272"/>
            <w:bookmarkStart w:id="49" w:name="_Toc197744490"/>
            <w:r>
              <w:t xml:space="preserve">Figure </w:t>
            </w:r>
            <w:r>
              <w:fldChar w:fldCharType="begin"/>
            </w:r>
            <w:r>
              <w:instrText xml:space="preserve"> SEQ Figure \* ARABIC </w:instrText>
            </w:r>
            <w:r>
              <w:fldChar w:fldCharType="separate"/>
            </w:r>
            <w:r>
              <w:rPr>
                <w:noProof/>
              </w:rPr>
              <w:t>15</w:t>
            </w:r>
            <w:r>
              <w:fldChar w:fldCharType="end"/>
            </w:r>
            <w:bookmarkEnd w:id="48"/>
            <w:r>
              <w:t xml:space="preserve">. </w:t>
            </w:r>
            <w:r>
              <w:rPr>
                <w:bCs/>
              </w:rPr>
              <w:t>Setting the parameters in the “Analysis” sheet</w:t>
            </w:r>
            <w:bookmarkEnd w:id="49"/>
          </w:p>
        </w:tc>
      </w:tr>
      <w:tr w:rsidR="0025409D" w14:paraId="00C468ED" w14:textId="77777777" w:rsidTr="005D5241">
        <w:trPr>
          <w:trHeight w:val="743"/>
        </w:trPr>
        <w:tc>
          <w:tcPr>
            <w:tcW w:w="9360" w:type="dxa"/>
          </w:tcPr>
          <w:p w14:paraId="015DA660" w14:textId="77777777" w:rsidR="0025409D" w:rsidRDefault="0025409D" w:rsidP="005D5241">
            <w:pPr>
              <w:pStyle w:val="Figures"/>
            </w:pPr>
            <w:r>
              <w:rPr>
                <w:noProof/>
              </w:rPr>
              <mc:AlternateContent>
                <mc:Choice Requires="wps">
                  <w:drawing>
                    <wp:anchor distT="0" distB="0" distL="114300" distR="114300" simplePos="0" relativeHeight="251658400" behindDoc="0" locked="0" layoutInCell="1" allowOverlap="1" wp14:anchorId="09F9FA7C" wp14:editId="560B105E">
                      <wp:simplePos x="0" y="0"/>
                      <wp:positionH relativeFrom="column">
                        <wp:posOffset>2013585</wp:posOffset>
                      </wp:positionH>
                      <wp:positionV relativeFrom="paragraph">
                        <wp:posOffset>4609465</wp:posOffset>
                      </wp:positionV>
                      <wp:extent cx="182880" cy="182880"/>
                      <wp:effectExtent l="0" t="0" r="7620" b="7620"/>
                      <wp:wrapNone/>
                      <wp:docPr id="217301319" name="Oval 1"/>
                      <wp:cNvGraphicFramePr/>
                      <a:graphic xmlns:a="http://schemas.openxmlformats.org/drawingml/2006/main">
                        <a:graphicData uri="http://schemas.microsoft.com/office/word/2010/wordprocessingShape">
                          <wps:wsp>
                            <wps:cNvSpPr/>
                            <wps:spPr>
                              <a:xfrm>
                                <a:off x="0" y="0"/>
                                <a:ext cx="182880" cy="182880"/>
                              </a:xfrm>
                              <a:prstGeom prst="ellipse">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6A7BCD4" w14:textId="77777777" w:rsidR="0025409D" w:rsidRPr="003C11F7" w:rsidRDefault="0025409D" w:rsidP="0025409D">
                                  <w:pPr>
                                    <w:spacing w:before="0" w:after="0"/>
                                    <w:jc w:val="center"/>
                                    <w:rPr>
                                      <w:sz w:val="16"/>
                                      <w:szCs w:val="16"/>
                                    </w:rPr>
                                  </w:pPr>
                                  <w:r>
                                    <w:rPr>
                                      <w:sz w:val="16"/>
                                      <w:szCs w:val="16"/>
                                    </w:rPr>
                                    <w:t>9</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w:pict>
                    <v:oval id="_x0000_s1128" style="position:absolute;left:0;text-align:left;margin-left:158.55pt;margin-top:362.95pt;width:14.4pt;height:14.4pt;z-index:251658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red" stroked="f" strokeweight="1pt" w14:anchorId="09F9FA7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">
                      <v:stroke joinstyle="miter"/>
                      <v:textbox inset="0,0,0,0">
                        <w:txbxContent>
                          <w:p w:rsidRPr="003C11F7" w:rsidR="0025409D" w:rsidP="0025409D" w:rsidRDefault="0025409D" w14:paraId="66A7BCD4" w14:textId="77777777">
                            <w:pPr>
                              <w:spacing w:before="0" w:after="0"/>
                              <w:jc w:val="center"/>
                              <w:rPr>
                                <w:sz w:val="16"/>
                                <w:szCs w:val="16"/>
                              </w:rPr>
                            </w:pPr>
                            <w:r>
                              <w:rPr>
                                <w:sz w:val="16"/>
                                <w:szCs w:val="16"/>
                              </w:rPr>
                              <w:t>9</w:t>
                            </w:r>
                          </w:p>
                        </w:txbxContent>
                      </v:textbox>
                    </v:oval>
                  </w:pict>
                </mc:Fallback>
              </mc:AlternateContent>
            </w:r>
            <w:r>
              <w:rPr>
                <w:noProof/>
              </w:rPr>
              <mc:AlternateContent>
                <mc:Choice Requires="wps">
                  <w:drawing>
                    <wp:anchor distT="0" distB="0" distL="114300" distR="114300" simplePos="0" relativeHeight="251658399" behindDoc="0" locked="0" layoutInCell="1" allowOverlap="1" wp14:anchorId="017FC2E3" wp14:editId="1D642594">
                      <wp:simplePos x="0" y="0"/>
                      <wp:positionH relativeFrom="column">
                        <wp:posOffset>2044065</wp:posOffset>
                      </wp:positionH>
                      <wp:positionV relativeFrom="paragraph">
                        <wp:posOffset>4197985</wp:posOffset>
                      </wp:positionV>
                      <wp:extent cx="182880" cy="182880"/>
                      <wp:effectExtent l="0" t="0" r="7620" b="7620"/>
                      <wp:wrapNone/>
                      <wp:docPr id="933405901" name="Oval 1"/>
                      <wp:cNvGraphicFramePr/>
                      <a:graphic xmlns:a="http://schemas.openxmlformats.org/drawingml/2006/main">
                        <a:graphicData uri="http://schemas.microsoft.com/office/word/2010/wordprocessingShape">
                          <wps:wsp>
                            <wps:cNvSpPr/>
                            <wps:spPr>
                              <a:xfrm>
                                <a:off x="0" y="0"/>
                                <a:ext cx="182880" cy="182880"/>
                              </a:xfrm>
                              <a:prstGeom prst="ellipse">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C03EE27" w14:textId="77777777" w:rsidR="0025409D" w:rsidRPr="003C11F7" w:rsidRDefault="0025409D" w:rsidP="0025409D">
                                  <w:pPr>
                                    <w:spacing w:before="0" w:after="0"/>
                                    <w:jc w:val="center"/>
                                    <w:rPr>
                                      <w:sz w:val="16"/>
                                      <w:szCs w:val="16"/>
                                    </w:rPr>
                                  </w:pPr>
                                  <w:r>
                                    <w:rPr>
                                      <w:sz w:val="16"/>
                                      <w:szCs w:val="16"/>
                                    </w:rPr>
                                    <w:t>8</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w:pict>
                    <v:oval id="_x0000_s1129" style="position:absolute;left:0;text-align:left;margin-left:160.95pt;margin-top:330.55pt;width:14.4pt;height:14.4pt;z-index:25165839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red" stroked="f" strokeweight="1pt" w14:anchorId="017FC2E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">
                      <v:stroke joinstyle="miter"/>
                      <v:textbox inset="0,0,0,0">
                        <w:txbxContent>
                          <w:p w:rsidRPr="003C11F7" w:rsidR="0025409D" w:rsidP="0025409D" w:rsidRDefault="0025409D" w14:paraId="4C03EE27" w14:textId="77777777">
                            <w:pPr>
                              <w:spacing w:before="0" w:after="0"/>
                              <w:jc w:val="center"/>
                              <w:rPr>
                                <w:sz w:val="16"/>
                                <w:szCs w:val="16"/>
                              </w:rPr>
                            </w:pPr>
                            <w:r>
                              <w:rPr>
                                <w:sz w:val="16"/>
                                <w:szCs w:val="16"/>
                              </w:rPr>
                              <w:t>8</w:t>
                            </w:r>
                          </w:p>
                        </w:txbxContent>
                      </v:textbox>
                    </v:oval>
                  </w:pict>
                </mc:Fallback>
              </mc:AlternateContent>
            </w:r>
            <w:r>
              <w:rPr>
                <w:noProof/>
              </w:rPr>
              <mc:AlternateContent>
                <mc:Choice Requires="wps">
                  <w:drawing>
                    <wp:anchor distT="0" distB="0" distL="114300" distR="114300" simplePos="0" relativeHeight="251658390" behindDoc="0" locked="0" layoutInCell="1" allowOverlap="1" wp14:anchorId="26027191" wp14:editId="46CB7BA3">
                      <wp:simplePos x="0" y="0"/>
                      <wp:positionH relativeFrom="column">
                        <wp:posOffset>306705</wp:posOffset>
                      </wp:positionH>
                      <wp:positionV relativeFrom="paragraph">
                        <wp:posOffset>3977005</wp:posOffset>
                      </wp:positionV>
                      <wp:extent cx="182880" cy="182880"/>
                      <wp:effectExtent l="0" t="0" r="7620" b="7620"/>
                      <wp:wrapNone/>
                      <wp:docPr id="914903940" name="Oval 1"/>
                      <wp:cNvGraphicFramePr/>
                      <a:graphic xmlns:a="http://schemas.openxmlformats.org/drawingml/2006/main">
                        <a:graphicData uri="http://schemas.microsoft.com/office/word/2010/wordprocessingShape">
                          <wps:wsp>
                            <wps:cNvSpPr/>
                            <wps:spPr>
                              <a:xfrm>
                                <a:off x="0" y="0"/>
                                <a:ext cx="182880" cy="182880"/>
                              </a:xfrm>
                              <a:prstGeom prst="ellipse">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DD41F8A" w14:textId="77777777" w:rsidR="0025409D" w:rsidRPr="003C11F7" w:rsidRDefault="0025409D" w:rsidP="0025409D">
                                  <w:pPr>
                                    <w:spacing w:before="0" w:after="0"/>
                                    <w:jc w:val="center"/>
                                    <w:rPr>
                                      <w:sz w:val="16"/>
                                      <w:szCs w:val="16"/>
                                    </w:rPr>
                                  </w:pPr>
                                  <w:r>
                                    <w:rPr>
                                      <w:sz w:val="16"/>
                                      <w:szCs w:val="16"/>
                                    </w:rPr>
                                    <w:t>3</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w:pict>
                    <v:oval id="_x0000_s1130" style="position:absolute;left:0;text-align:left;margin-left:24.15pt;margin-top:313.15pt;width:14.4pt;height:14.4pt;z-index:25165839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red" stroked="f" strokeweight="1pt" w14:anchorId="260271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">
                      <v:stroke joinstyle="miter"/>
                      <v:textbox inset="0,0,0,0">
                        <w:txbxContent>
                          <w:p w:rsidRPr="003C11F7" w:rsidR="0025409D" w:rsidP="0025409D" w:rsidRDefault="0025409D" w14:paraId="4DD41F8A" w14:textId="77777777">
                            <w:pPr>
                              <w:spacing w:before="0" w:after="0"/>
                              <w:jc w:val="center"/>
                              <w:rPr>
                                <w:sz w:val="16"/>
                                <w:szCs w:val="16"/>
                              </w:rPr>
                            </w:pPr>
                            <w:r>
                              <w:rPr>
                                <w:sz w:val="16"/>
                                <w:szCs w:val="16"/>
                              </w:rPr>
                              <w:t>3</w:t>
                            </w:r>
                          </w:p>
                        </w:txbxContent>
                      </v:textbox>
                    </v:oval>
                  </w:pict>
                </mc:Fallback>
              </mc:AlternateContent>
            </w:r>
            <w:r>
              <w:rPr>
                <w:noProof/>
              </w:rPr>
              <mc:AlternateContent>
                <mc:Choice Requires="wps">
                  <w:drawing>
                    <wp:anchor distT="0" distB="0" distL="114300" distR="114300" simplePos="0" relativeHeight="251658395" behindDoc="0" locked="0" layoutInCell="1" allowOverlap="1" wp14:anchorId="07530801" wp14:editId="1766B9D3">
                      <wp:simplePos x="0" y="0"/>
                      <wp:positionH relativeFrom="column">
                        <wp:posOffset>2036445</wp:posOffset>
                      </wp:positionH>
                      <wp:positionV relativeFrom="paragraph">
                        <wp:posOffset>2738120</wp:posOffset>
                      </wp:positionV>
                      <wp:extent cx="182880" cy="182880"/>
                      <wp:effectExtent l="0" t="0" r="7620" b="7620"/>
                      <wp:wrapNone/>
                      <wp:docPr id="1428578671" name="Oval 1"/>
                      <wp:cNvGraphicFramePr/>
                      <a:graphic xmlns:a="http://schemas.openxmlformats.org/drawingml/2006/main">
                        <a:graphicData uri="http://schemas.microsoft.com/office/word/2010/wordprocessingShape">
                          <wps:wsp>
                            <wps:cNvSpPr/>
                            <wps:spPr>
                              <a:xfrm>
                                <a:off x="0" y="0"/>
                                <a:ext cx="182880" cy="182880"/>
                              </a:xfrm>
                              <a:prstGeom prst="ellipse">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DCAD503" w14:textId="77777777" w:rsidR="0025409D" w:rsidRPr="003C11F7" w:rsidRDefault="0025409D" w:rsidP="0025409D">
                                  <w:pPr>
                                    <w:spacing w:before="0" w:after="0"/>
                                    <w:jc w:val="center"/>
                                    <w:rPr>
                                      <w:sz w:val="16"/>
                                      <w:szCs w:val="16"/>
                                    </w:rPr>
                                  </w:pPr>
                                  <w:r>
                                    <w:rPr>
                                      <w:sz w:val="16"/>
                                      <w:szCs w:val="16"/>
                                    </w:rPr>
                                    <w:t>4</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w:pict>
                    <v:oval id="_x0000_s1131" style="position:absolute;left:0;text-align:left;margin-left:160.35pt;margin-top:215.6pt;width:14.4pt;height:14.4pt;z-index:25165839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red" stroked="f" strokeweight="1pt" w14:anchorId="075308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">
                      <v:stroke joinstyle="miter"/>
                      <v:textbox inset="0,0,0,0">
                        <w:txbxContent>
                          <w:p w:rsidRPr="003C11F7" w:rsidR="0025409D" w:rsidP="0025409D" w:rsidRDefault="0025409D" w14:paraId="5DCAD503" w14:textId="77777777">
                            <w:pPr>
                              <w:spacing w:before="0" w:after="0"/>
                              <w:jc w:val="center"/>
                              <w:rPr>
                                <w:sz w:val="16"/>
                                <w:szCs w:val="16"/>
                              </w:rPr>
                            </w:pPr>
                            <w:r>
                              <w:rPr>
                                <w:sz w:val="16"/>
                                <w:szCs w:val="16"/>
                              </w:rPr>
                              <w:t>4</w:t>
                            </w:r>
                          </w:p>
                        </w:txbxContent>
                      </v:textbox>
                    </v:oval>
                  </w:pict>
                </mc:Fallback>
              </mc:AlternateContent>
            </w:r>
            <w:r>
              <w:rPr>
                <w:noProof/>
              </w:rPr>
              <mc:AlternateContent>
                <mc:Choice Requires="wps">
                  <w:drawing>
                    <wp:anchor distT="0" distB="0" distL="114300" distR="114300" simplePos="0" relativeHeight="251658396" behindDoc="0" locked="0" layoutInCell="1" allowOverlap="1" wp14:anchorId="5AF3949D" wp14:editId="4D993762">
                      <wp:simplePos x="0" y="0"/>
                      <wp:positionH relativeFrom="column">
                        <wp:posOffset>2036445</wp:posOffset>
                      </wp:positionH>
                      <wp:positionV relativeFrom="paragraph">
                        <wp:posOffset>3042920</wp:posOffset>
                      </wp:positionV>
                      <wp:extent cx="182880" cy="182880"/>
                      <wp:effectExtent l="0" t="0" r="7620" b="7620"/>
                      <wp:wrapNone/>
                      <wp:docPr id="725592609" name="Oval 1"/>
                      <wp:cNvGraphicFramePr/>
                      <a:graphic xmlns:a="http://schemas.openxmlformats.org/drawingml/2006/main">
                        <a:graphicData uri="http://schemas.microsoft.com/office/word/2010/wordprocessingShape">
                          <wps:wsp>
                            <wps:cNvSpPr/>
                            <wps:spPr>
                              <a:xfrm>
                                <a:off x="0" y="0"/>
                                <a:ext cx="182880" cy="182880"/>
                              </a:xfrm>
                              <a:prstGeom prst="ellipse">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95AB2CD" w14:textId="77777777" w:rsidR="0025409D" w:rsidRPr="003C11F7" w:rsidRDefault="0025409D" w:rsidP="0025409D">
                                  <w:pPr>
                                    <w:spacing w:before="0" w:after="0"/>
                                    <w:jc w:val="center"/>
                                    <w:rPr>
                                      <w:sz w:val="16"/>
                                      <w:szCs w:val="16"/>
                                    </w:rPr>
                                  </w:pPr>
                                  <w:r>
                                    <w:rPr>
                                      <w:sz w:val="16"/>
                                      <w:szCs w:val="16"/>
                                    </w:rPr>
                                    <w:t>5</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w:pict>
                    <v:oval id="_x0000_s1132" style="position:absolute;left:0;text-align:left;margin-left:160.35pt;margin-top:239.6pt;width:14.4pt;height:14.4pt;z-index:2516583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red" stroked="f" strokeweight="1pt" w14:anchorId="5AF3949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">
                      <v:stroke joinstyle="miter"/>
                      <v:textbox inset="0,0,0,0">
                        <w:txbxContent>
                          <w:p w:rsidRPr="003C11F7" w:rsidR="0025409D" w:rsidP="0025409D" w:rsidRDefault="0025409D" w14:paraId="495AB2CD" w14:textId="77777777">
                            <w:pPr>
                              <w:spacing w:before="0" w:after="0"/>
                              <w:jc w:val="center"/>
                              <w:rPr>
                                <w:sz w:val="16"/>
                                <w:szCs w:val="16"/>
                              </w:rPr>
                            </w:pPr>
                            <w:r>
                              <w:rPr>
                                <w:sz w:val="16"/>
                                <w:szCs w:val="16"/>
                              </w:rPr>
                              <w:t>5</w:t>
                            </w:r>
                          </w:p>
                        </w:txbxContent>
                      </v:textbox>
                    </v:oval>
                  </w:pict>
                </mc:Fallback>
              </mc:AlternateContent>
            </w:r>
            <w:r>
              <w:rPr>
                <w:noProof/>
              </w:rPr>
              <mc:AlternateContent>
                <mc:Choice Requires="wps">
                  <w:drawing>
                    <wp:anchor distT="0" distB="0" distL="114300" distR="114300" simplePos="0" relativeHeight="251658397" behindDoc="0" locked="0" layoutInCell="1" allowOverlap="1" wp14:anchorId="09EE771B" wp14:editId="1C5C0BBF">
                      <wp:simplePos x="0" y="0"/>
                      <wp:positionH relativeFrom="column">
                        <wp:posOffset>2036445</wp:posOffset>
                      </wp:positionH>
                      <wp:positionV relativeFrom="paragraph">
                        <wp:posOffset>3313430</wp:posOffset>
                      </wp:positionV>
                      <wp:extent cx="182880" cy="182880"/>
                      <wp:effectExtent l="0" t="0" r="7620" b="7620"/>
                      <wp:wrapNone/>
                      <wp:docPr id="1297720259" name="Oval 1"/>
                      <wp:cNvGraphicFramePr/>
                      <a:graphic xmlns:a="http://schemas.openxmlformats.org/drawingml/2006/main">
                        <a:graphicData uri="http://schemas.microsoft.com/office/word/2010/wordprocessingShape">
                          <wps:wsp>
                            <wps:cNvSpPr/>
                            <wps:spPr>
                              <a:xfrm>
                                <a:off x="0" y="0"/>
                                <a:ext cx="182880" cy="182880"/>
                              </a:xfrm>
                              <a:prstGeom prst="ellipse">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78A2CBA" w14:textId="77777777" w:rsidR="0025409D" w:rsidRPr="003C11F7" w:rsidRDefault="0025409D" w:rsidP="0025409D">
                                  <w:pPr>
                                    <w:spacing w:before="0" w:after="0"/>
                                    <w:jc w:val="center"/>
                                    <w:rPr>
                                      <w:sz w:val="16"/>
                                      <w:szCs w:val="16"/>
                                    </w:rPr>
                                  </w:pPr>
                                  <w:r>
                                    <w:rPr>
                                      <w:sz w:val="16"/>
                                      <w:szCs w:val="16"/>
                                    </w:rPr>
                                    <w:t>6</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w:pict>
                    <v:oval id="_x0000_s1133" style="position:absolute;left:0;text-align:left;margin-left:160.35pt;margin-top:260.9pt;width:14.4pt;height:14.4pt;z-index:25165839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red" stroked="f" strokeweight="1pt" w14:anchorId="09EE771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">
                      <v:stroke joinstyle="miter"/>
                      <v:textbox inset="0,0,0,0">
                        <w:txbxContent>
                          <w:p w:rsidRPr="003C11F7" w:rsidR="0025409D" w:rsidP="0025409D" w:rsidRDefault="0025409D" w14:paraId="378A2CBA" w14:textId="77777777">
                            <w:pPr>
                              <w:spacing w:before="0" w:after="0"/>
                              <w:jc w:val="center"/>
                              <w:rPr>
                                <w:sz w:val="16"/>
                                <w:szCs w:val="16"/>
                              </w:rPr>
                            </w:pPr>
                            <w:r>
                              <w:rPr>
                                <w:sz w:val="16"/>
                                <w:szCs w:val="16"/>
                              </w:rPr>
                              <w:t>6</w:t>
                            </w:r>
                          </w:p>
                        </w:txbxContent>
                      </v:textbox>
                    </v:oval>
                  </w:pict>
                </mc:Fallback>
              </mc:AlternateContent>
            </w:r>
            <w:r>
              <w:rPr>
                <w:noProof/>
              </w:rPr>
              <mc:AlternateContent>
                <mc:Choice Requires="wps">
                  <w:drawing>
                    <wp:anchor distT="0" distB="0" distL="114300" distR="114300" simplePos="0" relativeHeight="251658398" behindDoc="0" locked="0" layoutInCell="1" allowOverlap="1" wp14:anchorId="123B5610" wp14:editId="096155B8">
                      <wp:simplePos x="0" y="0"/>
                      <wp:positionH relativeFrom="column">
                        <wp:posOffset>2036445</wp:posOffset>
                      </wp:positionH>
                      <wp:positionV relativeFrom="paragraph">
                        <wp:posOffset>3616960</wp:posOffset>
                      </wp:positionV>
                      <wp:extent cx="182880" cy="182880"/>
                      <wp:effectExtent l="0" t="0" r="7620" b="7620"/>
                      <wp:wrapNone/>
                      <wp:docPr id="170850218" name="Oval 1"/>
                      <wp:cNvGraphicFramePr/>
                      <a:graphic xmlns:a="http://schemas.openxmlformats.org/drawingml/2006/main">
                        <a:graphicData uri="http://schemas.microsoft.com/office/word/2010/wordprocessingShape">
                          <wps:wsp>
                            <wps:cNvSpPr/>
                            <wps:spPr>
                              <a:xfrm>
                                <a:off x="0" y="0"/>
                                <a:ext cx="182880" cy="182880"/>
                              </a:xfrm>
                              <a:prstGeom prst="ellipse">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AE2B5A2" w14:textId="77777777" w:rsidR="0025409D" w:rsidRPr="003C11F7" w:rsidRDefault="0025409D" w:rsidP="0025409D">
                                  <w:pPr>
                                    <w:spacing w:before="0" w:after="0"/>
                                    <w:jc w:val="center"/>
                                    <w:rPr>
                                      <w:sz w:val="16"/>
                                      <w:szCs w:val="16"/>
                                    </w:rPr>
                                  </w:pPr>
                                  <w:r>
                                    <w:rPr>
                                      <w:sz w:val="16"/>
                                      <w:szCs w:val="16"/>
                                    </w:rPr>
                                    <w:t>7</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w:pict>
                    <v:oval id="_x0000_s1134" style="position:absolute;left:0;text-align:left;margin-left:160.35pt;margin-top:284.8pt;width:14.4pt;height:14.4pt;z-index:25165839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red" stroked="f" strokeweight="1pt" w14:anchorId="123B5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">
                      <v:stroke joinstyle="miter"/>
                      <v:textbox inset="0,0,0,0">
                        <w:txbxContent>
                          <w:p w:rsidRPr="003C11F7" w:rsidR="0025409D" w:rsidP="0025409D" w:rsidRDefault="0025409D" w14:paraId="4AE2B5A2" w14:textId="77777777">
                            <w:pPr>
                              <w:spacing w:before="0" w:after="0"/>
                              <w:jc w:val="center"/>
                              <w:rPr>
                                <w:sz w:val="16"/>
                                <w:szCs w:val="16"/>
                              </w:rPr>
                            </w:pPr>
                            <w:r>
                              <w:rPr>
                                <w:sz w:val="16"/>
                                <w:szCs w:val="16"/>
                              </w:rPr>
                              <w:t>7</w:t>
                            </w:r>
                          </w:p>
                        </w:txbxContent>
                      </v:textbox>
                    </v:oval>
                  </w:pict>
                </mc:Fallback>
              </mc:AlternateContent>
            </w:r>
            <w:r>
              <w:rPr>
                <w:noProof/>
              </w:rPr>
              <mc:AlternateContent>
                <mc:Choice Requires="wps">
                  <w:drawing>
                    <wp:anchor distT="0" distB="0" distL="114300" distR="114300" simplePos="0" relativeHeight="251658394" behindDoc="0" locked="0" layoutInCell="1" allowOverlap="1" wp14:anchorId="76222644" wp14:editId="17230846">
                      <wp:simplePos x="0" y="0"/>
                      <wp:positionH relativeFrom="column">
                        <wp:posOffset>2013585</wp:posOffset>
                      </wp:positionH>
                      <wp:positionV relativeFrom="paragraph">
                        <wp:posOffset>2270125</wp:posOffset>
                      </wp:positionV>
                      <wp:extent cx="182880" cy="182880"/>
                      <wp:effectExtent l="0" t="0" r="7620" b="7620"/>
                      <wp:wrapNone/>
                      <wp:docPr id="498451601" name="Oval 1"/>
                      <wp:cNvGraphicFramePr/>
                      <a:graphic xmlns:a="http://schemas.openxmlformats.org/drawingml/2006/main">
                        <a:graphicData uri="http://schemas.microsoft.com/office/word/2010/wordprocessingShape">
                          <wps:wsp>
                            <wps:cNvSpPr/>
                            <wps:spPr>
                              <a:xfrm>
                                <a:off x="0" y="0"/>
                                <a:ext cx="182880" cy="182880"/>
                              </a:xfrm>
                              <a:prstGeom prst="ellipse">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65EEE6D" w14:textId="77777777" w:rsidR="0025409D" w:rsidRPr="003C11F7" w:rsidRDefault="0025409D" w:rsidP="0025409D">
                                  <w:pPr>
                                    <w:spacing w:before="0" w:after="0"/>
                                    <w:jc w:val="center"/>
                                    <w:rPr>
                                      <w:sz w:val="16"/>
                                      <w:szCs w:val="16"/>
                                    </w:rPr>
                                  </w:pPr>
                                  <w:r>
                                    <w:rPr>
                                      <w:sz w:val="16"/>
                                      <w:szCs w:val="16"/>
                                    </w:rPr>
                                    <w:t>7</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w:pict>
                    <v:oval id="_x0000_s1135" style="position:absolute;left:0;text-align:left;margin-left:158.55pt;margin-top:178.75pt;width:14.4pt;height:14.4pt;z-index:25165839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red" stroked="f" strokeweight="1pt" w14:anchorId="762226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">
                      <v:stroke joinstyle="miter"/>
                      <v:textbox inset="0,0,0,0">
                        <w:txbxContent>
                          <w:p w:rsidRPr="003C11F7" w:rsidR="0025409D" w:rsidP="0025409D" w:rsidRDefault="0025409D" w14:paraId="765EEE6D" w14:textId="77777777">
                            <w:pPr>
                              <w:spacing w:before="0" w:after="0"/>
                              <w:jc w:val="center"/>
                              <w:rPr>
                                <w:sz w:val="16"/>
                                <w:szCs w:val="16"/>
                              </w:rPr>
                            </w:pPr>
                            <w:r>
                              <w:rPr>
                                <w:sz w:val="16"/>
                                <w:szCs w:val="16"/>
                              </w:rPr>
                              <w:t>7</w:t>
                            </w:r>
                          </w:p>
                        </w:txbxContent>
                      </v:textbox>
                    </v:oval>
                  </w:pict>
                </mc:Fallback>
              </mc:AlternateContent>
            </w:r>
            <w:r>
              <w:rPr>
                <w:noProof/>
              </w:rPr>
              <mc:AlternateContent>
                <mc:Choice Requires="wps">
                  <w:drawing>
                    <wp:anchor distT="0" distB="0" distL="114300" distR="114300" simplePos="0" relativeHeight="251658393" behindDoc="0" locked="0" layoutInCell="1" allowOverlap="1" wp14:anchorId="36012BCA" wp14:editId="65F9AD5C">
                      <wp:simplePos x="0" y="0"/>
                      <wp:positionH relativeFrom="column">
                        <wp:posOffset>2013585</wp:posOffset>
                      </wp:positionH>
                      <wp:positionV relativeFrom="paragraph">
                        <wp:posOffset>1966595</wp:posOffset>
                      </wp:positionV>
                      <wp:extent cx="182880" cy="182880"/>
                      <wp:effectExtent l="0" t="0" r="7620" b="7620"/>
                      <wp:wrapNone/>
                      <wp:docPr id="1368928319" name="Oval 1"/>
                      <wp:cNvGraphicFramePr/>
                      <a:graphic xmlns:a="http://schemas.openxmlformats.org/drawingml/2006/main">
                        <a:graphicData uri="http://schemas.microsoft.com/office/word/2010/wordprocessingShape">
                          <wps:wsp>
                            <wps:cNvSpPr/>
                            <wps:spPr>
                              <a:xfrm>
                                <a:off x="0" y="0"/>
                                <a:ext cx="182880" cy="182880"/>
                              </a:xfrm>
                              <a:prstGeom prst="ellipse">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2EDBEFD" w14:textId="77777777" w:rsidR="0025409D" w:rsidRPr="003C11F7" w:rsidRDefault="0025409D" w:rsidP="0025409D">
                                  <w:pPr>
                                    <w:spacing w:before="0" w:after="0"/>
                                    <w:jc w:val="center"/>
                                    <w:rPr>
                                      <w:sz w:val="16"/>
                                      <w:szCs w:val="16"/>
                                    </w:rPr>
                                  </w:pPr>
                                  <w:r>
                                    <w:rPr>
                                      <w:sz w:val="16"/>
                                      <w:szCs w:val="16"/>
                                    </w:rPr>
                                    <w:t>6</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w:pict>
                    <v:oval id="_x0000_s1136" style="position:absolute;left:0;text-align:left;margin-left:158.55pt;margin-top:154.85pt;width:14.4pt;height:14.4pt;z-index:25165839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red" stroked="f" strokeweight="1pt" w14:anchorId="36012BC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">
                      <v:stroke joinstyle="miter"/>
                      <v:textbox inset="0,0,0,0">
                        <w:txbxContent>
                          <w:p w:rsidRPr="003C11F7" w:rsidR="0025409D" w:rsidP="0025409D" w:rsidRDefault="0025409D" w14:paraId="32EDBEFD" w14:textId="77777777">
                            <w:pPr>
                              <w:spacing w:before="0" w:after="0"/>
                              <w:jc w:val="center"/>
                              <w:rPr>
                                <w:sz w:val="16"/>
                                <w:szCs w:val="16"/>
                              </w:rPr>
                            </w:pPr>
                            <w:r>
                              <w:rPr>
                                <w:sz w:val="16"/>
                                <w:szCs w:val="16"/>
                              </w:rPr>
                              <w:t>6</w:t>
                            </w:r>
                          </w:p>
                        </w:txbxContent>
                      </v:textbox>
                    </v:oval>
                  </w:pict>
                </mc:Fallback>
              </mc:AlternateContent>
            </w:r>
            <w:r>
              <w:rPr>
                <w:noProof/>
              </w:rPr>
              <mc:AlternateContent>
                <mc:Choice Requires="wps">
                  <w:drawing>
                    <wp:anchor distT="0" distB="0" distL="114300" distR="114300" simplePos="0" relativeHeight="251658392" behindDoc="0" locked="0" layoutInCell="1" allowOverlap="1" wp14:anchorId="367C9F7A" wp14:editId="65FEEB3A">
                      <wp:simplePos x="0" y="0"/>
                      <wp:positionH relativeFrom="column">
                        <wp:posOffset>2013585</wp:posOffset>
                      </wp:positionH>
                      <wp:positionV relativeFrom="paragraph">
                        <wp:posOffset>1696085</wp:posOffset>
                      </wp:positionV>
                      <wp:extent cx="182880" cy="182880"/>
                      <wp:effectExtent l="0" t="0" r="7620" b="7620"/>
                      <wp:wrapNone/>
                      <wp:docPr id="1451003367" name="Oval 1"/>
                      <wp:cNvGraphicFramePr/>
                      <a:graphic xmlns:a="http://schemas.openxmlformats.org/drawingml/2006/main">
                        <a:graphicData uri="http://schemas.microsoft.com/office/word/2010/wordprocessingShape">
                          <wps:wsp>
                            <wps:cNvSpPr/>
                            <wps:spPr>
                              <a:xfrm>
                                <a:off x="0" y="0"/>
                                <a:ext cx="182880" cy="182880"/>
                              </a:xfrm>
                              <a:prstGeom prst="ellipse">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5C4BF42" w14:textId="77777777" w:rsidR="0025409D" w:rsidRPr="003C11F7" w:rsidRDefault="0025409D" w:rsidP="0025409D">
                                  <w:pPr>
                                    <w:spacing w:before="0" w:after="0"/>
                                    <w:jc w:val="center"/>
                                    <w:rPr>
                                      <w:sz w:val="16"/>
                                      <w:szCs w:val="16"/>
                                    </w:rPr>
                                  </w:pPr>
                                  <w:r>
                                    <w:rPr>
                                      <w:sz w:val="16"/>
                                      <w:szCs w:val="16"/>
                                    </w:rPr>
                                    <w:t>5</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w:pict>
                    <v:oval id="_x0000_s1137" style="position:absolute;left:0;text-align:left;margin-left:158.55pt;margin-top:133.55pt;width:14.4pt;height:14.4pt;z-index:251658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red" stroked="f" strokeweight="1pt" w14:anchorId="367C9F7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">
                      <v:stroke joinstyle="miter"/>
                      <v:textbox inset="0,0,0,0">
                        <w:txbxContent>
                          <w:p w:rsidRPr="003C11F7" w:rsidR="0025409D" w:rsidP="0025409D" w:rsidRDefault="0025409D" w14:paraId="65C4BF42" w14:textId="77777777">
                            <w:pPr>
                              <w:spacing w:before="0" w:after="0"/>
                              <w:jc w:val="center"/>
                              <w:rPr>
                                <w:sz w:val="16"/>
                                <w:szCs w:val="16"/>
                              </w:rPr>
                            </w:pPr>
                            <w:r>
                              <w:rPr>
                                <w:sz w:val="16"/>
                                <w:szCs w:val="16"/>
                              </w:rPr>
                              <w:t>5</w:t>
                            </w:r>
                          </w:p>
                        </w:txbxContent>
                      </v:textbox>
                    </v:oval>
                  </w:pict>
                </mc:Fallback>
              </mc:AlternateContent>
            </w:r>
            <w:r>
              <w:rPr>
                <w:noProof/>
              </w:rPr>
              <mc:AlternateContent>
                <mc:Choice Requires="wps">
                  <w:drawing>
                    <wp:anchor distT="0" distB="0" distL="114300" distR="114300" simplePos="0" relativeHeight="251658391" behindDoc="0" locked="0" layoutInCell="1" allowOverlap="1" wp14:anchorId="7F92FD16" wp14:editId="45044035">
                      <wp:simplePos x="0" y="0"/>
                      <wp:positionH relativeFrom="column">
                        <wp:posOffset>2013585</wp:posOffset>
                      </wp:positionH>
                      <wp:positionV relativeFrom="paragraph">
                        <wp:posOffset>1391285</wp:posOffset>
                      </wp:positionV>
                      <wp:extent cx="182880" cy="182880"/>
                      <wp:effectExtent l="0" t="0" r="7620" b="7620"/>
                      <wp:wrapNone/>
                      <wp:docPr id="2000216219" name="Oval 1"/>
                      <wp:cNvGraphicFramePr/>
                      <a:graphic xmlns:a="http://schemas.openxmlformats.org/drawingml/2006/main">
                        <a:graphicData uri="http://schemas.microsoft.com/office/word/2010/wordprocessingShape">
                          <wps:wsp>
                            <wps:cNvSpPr/>
                            <wps:spPr>
                              <a:xfrm>
                                <a:off x="0" y="0"/>
                                <a:ext cx="182880" cy="182880"/>
                              </a:xfrm>
                              <a:prstGeom prst="ellipse">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7EA2E87" w14:textId="77777777" w:rsidR="0025409D" w:rsidRPr="003C11F7" w:rsidRDefault="0025409D" w:rsidP="0025409D">
                                  <w:pPr>
                                    <w:spacing w:before="0" w:after="0"/>
                                    <w:jc w:val="center"/>
                                    <w:rPr>
                                      <w:sz w:val="16"/>
                                      <w:szCs w:val="16"/>
                                    </w:rPr>
                                  </w:pPr>
                                  <w:r>
                                    <w:rPr>
                                      <w:sz w:val="16"/>
                                      <w:szCs w:val="16"/>
                                    </w:rPr>
                                    <w:t>4</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w:pict>
                    <v:oval id="_x0000_s1138" style="position:absolute;left:0;text-align:left;margin-left:158.55pt;margin-top:109.55pt;width:14.4pt;height:14.4pt;z-index:25165839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red" stroked="f" strokeweight="1pt" w14:anchorId="7F92FD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">
                      <v:stroke joinstyle="miter"/>
                      <v:textbox inset="0,0,0,0">
                        <w:txbxContent>
                          <w:p w:rsidRPr="003C11F7" w:rsidR="0025409D" w:rsidP="0025409D" w:rsidRDefault="0025409D" w14:paraId="47EA2E87" w14:textId="77777777">
                            <w:pPr>
                              <w:spacing w:before="0" w:after="0"/>
                              <w:jc w:val="center"/>
                              <w:rPr>
                                <w:sz w:val="16"/>
                                <w:szCs w:val="16"/>
                              </w:rPr>
                            </w:pPr>
                            <w:r>
                              <w:rPr>
                                <w:sz w:val="16"/>
                                <w:szCs w:val="16"/>
                              </w:rPr>
                              <w:t>4</w:t>
                            </w:r>
                          </w:p>
                        </w:txbxContent>
                      </v:textbox>
                    </v:oval>
                  </w:pict>
                </mc:Fallback>
              </mc:AlternateContent>
            </w:r>
            <w:r>
              <w:rPr>
                <w:noProof/>
              </w:rPr>
              <mc:AlternateContent>
                <mc:Choice Requires="wps">
                  <w:drawing>
                    <wp:anchor distT="0" distB="0" distL="114300" distR="114300" simplePos="0" relativeHeight="251658388" behindDoc="0" locked="0" layoutInCell="1" allowOverlap="1" wp14:anchorId="4F201DF9" wp14:editId="1E2AC8CE">
                      <wp:simplePos x="0" y="0"/>
                      <wp:positionH relativeFrom="column">
                        <wp:posOffset>276225</wp:posOffset>
                      </wp:positionH>
                      <wp:positionV relativeFrom="paragraph">
                        <wp:posOffset>1245235</wp:posOffset>
                      </wp:positionV>
                      <wp:extent cx="182880" cy="182880"/>
                      <wp:effectExtent l="0" t="0" r="7620" b="7620"/>
                      <wp:wrapNone/>
                      <wp:docPr id="1625446077" name="Oval 1"/>
                      <wp:cNvGraphicFramePr/>
                      <a:graphic xmlns:a="http://schemas.openxmlformats.org/drawingml/2006/main">
                        <a:graphicData uri="http://schemas.microsoft.com/office/word/2010/wordprocessingShape">
                          <wps:wsp>
                            <wps:cNvSpPr/>
                            <wps:spPr>
                              <a:xfrm>
                                <a:off x="0" y="0"/>
                                <a:ext cx="182880" cy="182880"/>
                              </a:xfrm>
                              <a:prstGeom prst="ellipse">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E07CBED" w14:textId="77777777" w:rsidR="0025409D" w:rsidRPr="003C11F7" w:rsidRDefault="0025409D" w:rsidP="0025409D">
                                  <w:pPr>
                                    <w:spacing w:before="0" w:after="0"/>
                                    <w:jc w:val="center"/>
                                    <w:rPr>
                                      <w:sz w:val="16"/>
                                      <w:szCs w:val="16"/>
                                    </w:rPr>
                                  </w:pPr>
                                  <w:r>
                                    <w:rPr>
                                      <w:sz w:val="16"/>
                                      <w:szCs w:val="16"/>
                                    </w:rPr>
                                    <w:t>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w:pict>
                    <v:oval id="_x0000_s1139" style="position:absolute;left:0;text-align:left;margin-left:21.75pt;margin-top:98.05pt;width:14.4pt;height:14.4pt;z-index:2516583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red" stroked="f" strokeweight="1pt" w14:anchorId="4F201DF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">
                      <v:stroke joinstyle="miter"/>
                      <v:textbox inset="0,0,0,0">
                        <w:txbxContent>
                          <w:p w:rsidRPr="003C11F7" w:rsidR="0025409D" w:rsidP="0025409D" w:rsidRDefault="0025409D" w14:paraId="7E07CBED" w14:textId="77777777">
                            <w:pPr>
                              <w:spacing w:before="0" w:after="0"/>
                              <w:jc w:val="center"/>
                              <w:rPr>
                                <w:sz w:val="16"/>
                                <w:szCs w:val="16"/>
                              </w:rPr>
                            </w:pPr>
                            <w:r>
                              <w:rPr>
                                <w:sz w:val="16"/>
                                <w:szCs w:val="16"/>
                              </w:rPr>
                              <w:t>1</w:t>
                            </w:r>
                          </w:p>
                        </w:txbxContent>
                      </v:textbox>
                    </v:oval>
                  </w:pict>
                </mc:Fallback>
              </mc:AlternateContent>
            </w:r>
            <w:r>
              <w:rPr>
                <w:noProof/>
              </w:rPr>
              <mc:AlternateContent>
                <mc:Choice Requires="wps">
                  <w:drawing>
                    <wp:anchor distT="0" distB="0" distL="114300" distR="114300" simplePos="0" relativeHeight="251658389" behindDoc="0" locked="0" layoutInCell="1" allowOverlap="1" wp14:anchorId="6A66372A" wp14:editId="6E5F262A">
                      <wp:simplePos x="0" y="0"/>
                      <wp:positionH relativeFrom="column">
                        <wp:posOffset>291465</wp:posOffset>
                      </wp:positionH>
                      <wp:positionV relativeFrom="paragraph">
                        <wp:posOffset>2620645</wp:posOffset>
                      </wp:positionV>
                      <wp:extent cx="182880" cy="182880"/>
                      <wp:effectExtent l="0" t="0" r="7620" b="7620"/>
                      <wp:wrapNone/>
                      <wp:docPr id="799560782" name="Oval 1"/>
                      <wp:cNvGraphicFramePr/>
                      <a:graphic xmlns:a="http://schemas.openxmlformats.org/drawingml/2006/main">
                        <a:graphicData uri="http://schemas.microsoft.com/office/word/2010/wordprocessingShape">
                          <wps:wsp>
                            <wps:cNvSpPr/>
                            <wps:spPr>
                              <a:xfrm>
                                <a:off x="0" y="0"/>
                                <a:ext cx="182880" cy="182880"/>
                              </a:xfrm>
                              <a:prstGeom prst="ellipse">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C274FF7" w14:textId="77777777" w:rsidR="0025409D" w:rsidRPr="003C11F7" w:rsidRDefault="0025409D" w:rsidP="0025409D">
                                  <w:pPr>
                                    <w:spacing w:before="0" w:after="0"/>
                                    <w:jc w:val="center"/>
                                    <w:rPr>
                                      <w:sz w:val="16"/>
                                      <w:szCs w:val="16"/>
                                    </w:rPr>
                                  </w:pPr>
                                  <w:r>
                                    <w:rPr>
                                      <w:sz w:val="16"/>
                                      <w:szCs w:val="16"/>
                                    </w:rPr>
                                    <w:t>2</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w:pict>
                    <v:oval id="_x0000_s1140" style="position:absolute;left:0;text-align:left;margin-left:22.95pt;margin-top:206.35pt;width:14.4pt;height:14.4pt;z-index:25165838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red" stroked="f" strokeweight="1pt" w14:anchorId="6A66372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">
                      <v:stroke joinstyle="miter"/>
                      <v:textbox inset="0,0,0,0">
                        <w:txbxContent>
                          <w:p w:rsidRPr="003C11F7" w:rsidR="0025409D" w:rsidP="0025409D" w:rsidRDefault="0025409D" w14:paraId="0C274FF7" w14:textId="77777777">
                            <w:pPr>
                              <w:spacing w:before="0" w:after="0"/>
                              <w:jc w:val="center"/>
                              <w:rPr>
                                <w:sz w:val="16"/>
                                <w:szCs w:val="16"/>
                              </w:rPr>
                            </w:pPr>
                            <w:r>
                              <w:rPr>
                                <w:sz w:val="16"/>
                                <w:szCs w:val="16"/>
                              </w:rPr>
                              <w:t>2</w:t>
                            </w:r>
                          </w:p>
                        </w:txbxContent>
                      </v:textbox>
                    </v:oval>
                  </w:pict>
                </mc:Fallback>
              </mc:AlternateContent>
            </w:r>
            <w:r>
              <w:rPr>
                <w:noProof/>
              </w:rPr>
              <mc:AlternateContent>
                <mc:Choice Requires="wps">
                  <w:drawing>
                    <wp:anchor distT="0" distB="0" distL="114300" distR="114300" simplePos="0" relativeHeight="251658387" behindDoc="0" locked="0" layoutInCell="1" allowOverlap="1" wp14:anchorId="53480647" wp14:editId="0D25B6BA">
                      <wp:simplePos x="0" y="0"/>
                      <wp:positionH relativeFrom="margin">
                        <wp:posOffset>2097405</wp:posOffset>
                      </wp:positionH>
                      <wp:positionV relativeFrom="paragraph">
                        <wp:posOffset>4581525</wp:posOffset>
                      </wp:positionV>
                      <wp:extent cx="3611880" cy="281940"/>
                      <wp:effectExtent l="0" t="0" r="26670" b="22860"/>
                      <wp:wrapNone/>
                      <wp:docPr id="559752085" name="Rectangle 1"/>
                      <wp:cNvGraphicFramePr/>
                      <a:graphic xmlns:a="http://schemas.openxmlformats.org/drawingml/2006/main">
                        <a:graphicData uri="http://schemas.microsoft.com/office/word/2010/wordprocessingShape">
                          <wps:wsp>
                            <wps:cNvSpPr/>
                            <wps:spPr>
                              <a:xfrm>
                                <a:off x="0" y="0"/>
                                <a:ext cx="3611880" cy="28194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w:pict>
                    <v:rect id="Rectangle 1" style="position:absolute;margin-left:165.15pt;margin-top:360.75pt;width:284.4pt;height:22.2pt;z-index:25165838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red" strokeweight="1pt" w14:anchorId="538E9E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">
                      <w10:wrap anchorx="margin"/>
                    </v:rect>
                  </w:pict>
                </mc:Fallback>
              </mc:AlternateContent>
            </w:r>
            <w:r>
              <w:rPr>
                <w:noProof/>
              </w:rPr>
              <mc:AlternateContent>
                <mc:Choice Requires="wps">
                  <w:drawing>
                    <wp:anchor distT="0" distB="0" distL="114300" distR="114300" simplePos="0" relativeHeight="251658386" behindDoc="0" locked="0" layoutInCell="1" allowOverlap="1" wp14:anchorId="7ADFA461" wp14:editId="70B220E2">
                      <wp:simplePos x="0" y="0"/>
                      <wp:positionH relativeFrom="margin">
                        <wp:posOffset>2120265</wp:posOffset>
                      </wp:positionH>
                      <wp:positionV relativeFrom="paragraph">
                        <wp:posOffset>4192905</wp:posOffset>
                      </wp:positionV>
                      <wp:extent cx="3611880" cy="182880"/>
                      <wp:effectExtent l="0" t="0" r="26670" b="26670"/>
                      <wp:wrapNone/>
                      <wp:docPr id="2105229760" name="Rectangle 1"/>
                      <wp:cNvGraphicFramePr/>
                      <a:graphic xmlns:a="http://schemas.openxmlformats.org/drawingml/2006/main">
                        <a:graphicData uri="http://schemas.microsoft.com/office/word/2010/wordprocessingShape">
                          <wps:wsp>
                            <wps:cNvSpPr/>
                            <wps:spPr>
                              <a:xfrm>
                                <a:off x="0" y="0"/>
                                <a:ext cx="3611880" cy="18288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w:pict>
                    <v:rect id="Rectangle 1" style="position:absolute;margin-left:166.95pt;margin-top:330.15pt;width:284.4pt;height:14.4pt;z-index:25165838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red" strokeweight="1pt" w14:anchorId="358C74F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">
                      <w10:wrap anchorx="margin"/>
                    </v:rect>
                  </w:pict>
                </mc:Fallback>
              </mc:AlternateContent>
            </w:r>
            <w:r>
              <w:rPr>
                <w:noProof/>
              </w:rPr>
              <mc:AlternateContent>
                <mc:Choice Requires="wps">
                  <w:drawing>
                    <wp:anchor distT="0" distB="0" distL="114300" distR="114300" simplePos="0" relativeHeight="251658385" behindDoc="0" locked="0" layoutInCell="1" allowOverlap="1" wp14:anchorId="7CA483D8" wp14:editId="4E62FE83">
                      <wp:simplePos x="0" y="0"/>
                      <wp:positionH relativeFrom="margin">
                        <wp:posOffset>2112645</wp:posOffset>
                      </wp:positionH>
                      <wp:positionV relativeFrom="paragraph">
                        <wp:posOffset>3681095</wp:posOffset>
                      </wp:positionV>
                      <wp:extent cx="3611880" cy="99060"/>
                      <wp:effectExtent l="0" t="0" r="26670" b="15240"/>
                      <wp:wrapNone/>
                      <wp:docPr id="1226300383" name="Rectangle 1"/>
                      <wp:cNvGraphicFramePr/>
                      <a:graphic xmlns:a="http://schemas.openxmlformats.org/drawingml/2006/main">
                        <a:graphicData uri="http://schemas.microsoft.com/office/word/2010/wordprocessingShape">
                          <wps:wsp>
                            <wps:cNvSpPr/>
                            <wps:spPr>
                              <a:xfrm>
                                <a:off x="0" y="0"/>
                                <a:ext cx="3611880" cy="9906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w:pict>
                    <v:rect id="Rectangle 1" style="position:absolute;margin-left:166.35pt;margin-top:289.85pt;width:284.4pt;height:7.8pt;z-index:25165838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red" strokeweight="1pt" w14:anchorId="76B355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">
                      <w10:wrap anchorx="margin"/>
                    </v:rect>
                  </w:pict>
                </mc:Fallback>
              </mc:AlternateContent>
            </w:r>
            <w:r>
              <w:rPr>
                <w:noProof/>
              </w:rPr>
              <mc:AlternateContent>
                <mc:Choice Requires="wps">
                  <w:drawing>
                    <wp:anchor distT="0" distB="0" distL="114300" distR="114300" simplePos="0" relativeHeight="251658384" behindDoc="0" locked="0" layoutInCell="1" allowOverlap="1" wp14:anchorId="46CAC9F8" wp14:editId="6CB31BE3">
                      <wp:simplePos x="0" y="0"/>
                      <wp:positionH relativeFrom="margin">
                        <wp:posOffset>2097405</wp:posOffset>
                      </wp:positionH>
                      <wp:positionV relativeFrom="paragraph">
                        <wp:posOffset>3388995</wp:posOffset>
                      </wp:positionV>
                      <wp:extent cx="3611880" cy="99060"/>
                      <wp:effectExtent l="0" t="0" r="26670" b="15240"/>
                      <wp:wrapNone/>
                      <wp:docPr id="1877258897" name="Rectangle 1"/>
                      <wp:cNvGraphicFramePr/>
                      <a:graphic xmlns:a="http://schemas.openxmlformats.org/drawingml/2006/main">
                        <a:graphicData uri="http://schemas.microsoft.com/office/word/2010/wordprocessingShape">
                          <wps:wsp>
                            <wps:cNvSpPr/>
                            <wps:spPr>
                              <a:xfrm>
                                <a:off x="0" y="0"/>
                                <a:ext cx="3611880" cy="9906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w:pict>
                    <v:rect id="Rectangle 1" style="position:absolute;margin-left:165.15pt;margin-top:266.85pt;width:284.4pt;height:7.8pt;z-index:251658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red" strokeweight="1pt" w14:anchorId="667B8E3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">
                      <w10:wrap anchorx="margin"/>
                    </v:rect>
                  </w:pict>
                </mc:Fallback>
              </mc:AlternateContent>
            </w:r>
            <w:r>
              <w:rPr>
                <w:noProof/>
              </w:rPr>
              <mc:AlternateContent>
                <mc:Choice Requires="wps">
                  <w:drawing>
                    <wp:anchor distT="0" distB="0" distL="114300" distR="114300" simplePos="0" relativeHeight="251658383" behindDoc="0" locked="0" layoutInCell="1" allowOverlap="1" wp14:anchorId="2E41C9C7" wp14:editId="2CE6A9F1">
                      <wp:simplePos x="0" y="0"/>
                      <wp:positionH relativeFrom="margin">
                        <wp:posOffset>2097405</wp:posOffset>
                      </wp:positionH>
                      <wp:positionV relativeFrom="paragraph">
                        <wp:posOffset>3101975</wp:posOffset>
                      </wp:positionV>
                      <wp:extent cx="3611880" cy="99060"/>
                      <wp:effectExtent l="0" t="0" r="26670" b="15240"/>
                      <wp:wrapNone/>
                      <wp:docPr id="662952572" name="Rectangle 1"/>
                      <wp:cNvGraphicFramePr/>
                      <a:graphic xmlns:a="http://schemas.openxmlformats.org/drawingml/2006/main">
                        <a:graphicData uri="http://schemas.microsoft.com/office/word/2010/wordprocessingShape">
                          <wps:wsp>
                            <wps:cNvSpPr/>
                            <wps:spPr>
                              <a:xfrm>
                                <a:off x="0" y="0"/>
                                <a:ext cx="3611880" cy="9906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w:pict>
                    <v:rect id="Rectangle 1" style="position:absolute;margin-left:165.15pt;margin-top:244.25pt;width:284.4pt;height:7.8pt;z-index:25165838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red" strokeweight="1pt" w14:anchorId="450EF9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">
                      <w10:wrap anchorx="margin"/>
                    </v:rect>
                  </w:pict>
                </mc:Fallback>
              </mc:AlternateContent>
            </w:r>
            <w:r>
              <w:rPr>
                <w:noProof/>
              </w:rPr>
              <mc:AlternateContent>
                <mc:Choice Requires="wps">
                  <w:drawing>
                    <wp:anchor distT="0" distB="0" distL="114300" distR="114300" simplePos="0" relativeHeight="251658382" behindDoc="0" locked="0" layoutInCell="1" allowOverlap="1" wp14:anchorId="28124371" wp14:editId="5FB20510">
                      <wp:simplePos x="0" y="0"/>
                      <wp:positionH relativeFrom="margin">
                        <wp:posOffset>2097405</wp:posOffset>
                      </wp:positionH>
                      <wp:positionV relativeFrom="paragraph">
                        <wp:posOffset>2797175</wp:posOffset>
                      </wp:positionV>
                      <wp:extent cx="3611880" cy="99060"/>
                      <wp:effectExtent l="0" t="0" r="26670" b="15240"/>
                      <wp:wrapNone/>
                      <wp:docPr id="318162612" name="Rectangle 1"/>
                      <wp:cNvGraphicFramePr/>
                      <a:graphic xmlns:a="http://schemas.openxmlformats.org/drawingml/2006/main">
                        <a:graphicData uri="http://schemas.microsoft.com/office/word/2010/wordprocessingShape">
                          <wps:wsp>
                            <wps:cNvSpPr/>
                            <wps:spPr>
                              <a:xfrm>
                                <a:off x="0" y="0"/>
                                <a:ext cx="3611880" cy="9906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w:pict>
                    <v:rect id="Rectangle 1" style="position:absolute;margin-left:165.15pt;margin-top:220.25pt;width:284.4pt;height:7.8pt;z-index:25165838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red" strokeweight="1pt" w14:anchorId="45714FA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">
                      <w10:wrap anchorx="margin"/>
                    </v:rect>
                  </w:pict>
                </mc:Fallback>
              </mc:AlternateContent>
            </w:r>
            <w:r>
              <w:rPr>
                <w:noProof/>
              </w:rPr>
              <mc:AlternateContent>
                <mc:Choice Requires="wps">
                  <w:drawing>
                    <wp:anchor distT="0" distB="0" distL="114300" distR="114300" simplePos="0" relativeHeight="251658381" behindDoc="0" locked="0" layoutInCell="1" allowOverlap="1" wp14:anchorId="4B792DCC" wp14:editId="02DED609">
                      <wp:simplePos x="0" y="0"/>
                      <wp:positionH relativeFrom="margin">
                        <wp:posOffset>2112645</wp:posOffset>
                      </wp:positionH>
                      <wp:positionV relativeFrom="paragraph">
                        <wp:posOffset>2309495</wp:posOffset>
                      </wp:positionV>
                      <wp:extent cx="3611880" cy="99060"/>
                      <wp:effectExtent l="0" t="0" r="26670" b="15240"/>
                      <wp:wrapNone/>
                      <wp:docPr id="1947195049" name="Rectangle 1"/>
                      <wp:cNvGraphicFramePr/>
                      <a:graphic xmlns:a="http://schemas.openxmlformats.org/drawingml/2006/main">
                        <a:graphicData uri="http://schemas.microsoft.com/office/word/2010/wordprocessingShape">
                          <wps:wsp>
                            <wps:cNvSpPr/>
                            <wps:spPr>
                              <a:xfrm>
                                <a:off x="0" y="0"/>
                                <a:ext cx="3611880" cy="9906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w:pict>
                    <v:rect id="Rectangle 1" style="position:absolute;margin-left:166.35pt;margin-top:181.85pt;width:284.4pt;height:7.8pt;z-index:25165838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red" strokeweight="1pt" w14:anchorId="03D09E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">
                      <w10:wrap anchorx="margin"/>
                    </v:rect>
                  </w:pict>
                </mc:Fallback>
              </mc:AlternateContent>
            </w:r>
            <w:r>
              <w:rPr>
                <w:noProof/>
              </w:rPr>
              <mc:AlternateContent>
                <mc:Choice Requires="wps">
                  <w:drawing>
                    <wp:anchor distT="0" distB="0" distL="114300" distR="114300" simplePos="0" relativeHeight="251658380" behindDoc="0" locked="0" layoutInCell="1" allowOverlap="1" wp14:anchorId="39C5D277" wp14:editId="7527E5BD">
                      <wp:simplePos x="0" y="0"/>
                      <wp:positionH relativeFrom="margin">
                        <wp:posOffset>2089785</wp:posOffset>
                      </wp:positionH>
                      <wp:positionV relativeFrom="paragraph">
                        <wp:posOffset>2002155</wp:posOffset>
                      </wp:positionV>
                      <wp:extent cx="3611880" cy="99060"/>
                      <wp:effectExtent l="0" t="0" r="26670" b="15240"/>
                      <wp:wrapNone/>
                      <wp:docPr id="2139789503" name="Rectangle 1"/>
                      <wp:cNvGraphicFramePr/>
                      <a:graphic xmlns:a="http://schemas.openxmlformats.org/drawingml/2006/main">
                        <a:graphicData uri="http://schemas.microsoft.com/office/word/2010/wordprocessingShape">
                          <wps:wsp>
                            <wps:cNvSpPr/>
                            <wps:spPr>
                              <a:xfrm>
                                <a:off x="0" y="0"/>
                                <a:ext cx="3611880" cy="9906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w:pict>
                    <v:rect id="Rectangle 1" style="position:absolute;margin-left:164.55pt;margin-top:157.65pt;width:284.4pt;height:7.8pt;z-index:2516583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red" strokeweight="1pt" w14:anchorId="289067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">
                      <w10:wrap anchorx="margin"/>
                    </v:rect>
                  </w:pict>
                </mc:Fallback>
              </mc:AlternateContent>
            </w:r>
            <w:r>
              <w:rPr>
                <w:noProof/>
              </w:rPr>
              <mc:AlternateContent>
                <mc:Choice Requires="wps">
                  <w:drawing>
                    <wp:anchor distT="0" distB="0" distL="114300" distR="114300" simplePos="0" relativeHeight="251658379" behindDoc="0" locked="0" layoutInCell="1" allowOverlap="1" wp14:anchorId="16A57195" wp14:editId="64032696">
                      <wp:simplePos x="0" y="0"/>
                      <wp:positionH relativeFrom="margin">
                        <wp:posOffset>2089785</wp:posOffset>
                      </wp:positionH>
                      <wp:positionV relativeFrom="paragraph">
                        <wp:posOffset>1730375</wp:posOffset>
                      </wp:positionV>
                      <wp:extent cx="3611880" cy="99060"/>
                      <wp:effectExtent l="0" t="0" r="26670" b="15240"/>
                      <wp:wrapNone/>
                      <wp:docPr id="1577166296" name="Rectangle 1"/>
                      <wp:cNvGraphicFramePr/>
                      <a:graphic xmlns:a="http://schemas.openxmlformats.org/drawingml/2006/main">
                        <a:graphicData uri="http://schemas.microsoft.com/office/word/2010/wordprocessingShape">
                          <wps:wsp>
                            <wps:cNvSpPr/>
                            <wps:spPr>
                              <a:xfrm>
                                <a:off x="0" y="0"/>
                                <a:ext cx="3611880" cy="9906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w:pict>
                    <v:rect id="Rectangle 1" style="position:absolute;margin-left:164.55pt;margin-top:136.25pt;width:284.4pt;height:7.8pt;z-index:25165837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red" strokeweight="1pt" w14:anchorId="0102008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">
                      <w10:wrap anchorx="margin"/>
                    </v:rect>
                  </w:pict>
                </mc:Fallback>
              </mc:AlternateContent>
            </w:r>
            <w:r>
              <w:rPr>
                <w:noProof/>
              </w:rPr>
              <mc:AlternateContent>
                <mc:Choice Requires="wps">
                  <w:drawing>
                    <wp:anchor distT="0" distB="0" distL="114300" distR="114300" simplePos="0" relativeHeight="251658378" behindDoc="0" locked="0" layoutInCell="1" allowOverlap="1" wp14:anchorId="67EC30F1" wp14:editId="6B1E6F54">
                      <wp:simplePos x="0" y="0"/>
                      <wp:positionH relativeFrom="margin">
                        <wp:posOffset>2097405</wp:posOffset>
                      </wp:positionH>
                      <wp:positionV relativeFrom="paragraph">
                        <wp:posOffset>1434465</wp:posOffset>
                      </wp:positionV>
                      <wp:extent cx="3611880" cy="99060"/>
                      <wp:effectExtent l="0" t="0" r="26670" b="15240"/>
                      <wp:wrapNone/>
                      <wp:docPr id="2146091357" name="Rectangle 1"/>
                      <wp:cNvGraphicFramePr/>
                      <a:graphic xmlns:a="http://schemas.openxmlformats.org/drawingml/2006/main">
                        <a:graphicData uri="http://schemas.microsoft.com/office/word/2010/wordprocessingShape">
                          <wps:wsp>
                            <wps:cNvSpPr/>
                            <wps:spPr>
                              <a:xfrm>
                                <a:off x="0" y="0"/>
                                <a:ext cx="3611880" cy="9906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w:pict>
                    <v:rect id="Rectangle 1" style="position:absolute;margin-left:165.15pt;margin-top:112.95pt;width:284.4pt;height:7.8pt;z-index:25165837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red" strokeweight="1pt" w14:anchorId="6877DDE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">
                      <w10:wrap anchorx="margin"/>
                    </v:rect>
                  </w:pict>
                </mc:Fallback>
              </mc:AlternateContent>
            </w:r>
            <w:r>
              <w:rPr>
                <w:noProof/>
              </w:rPr>
              <mc:AlternateContent>
                <mc:Choice Requires="wps">
                  <w:drawing>
                    <wp:anchor distT="0" distB="0" distL="114300" distR="114300" simplePos="0" relativeHeight="251658377" behindDoc="0" locked="0" layoutInCell="1" allowOverlap="1" wp14:anchorId="09A1EB4C" wp14:editId="23CC66CD">
                      <wp:simplePos x="0" y="0"/>
                      <wp:positionH relativeFrom="margin">
                        <wp:posOffset>382905</wp:posOffset>
                      </wp:positionH>
                      <wp:positionV relativeFrom="paragraph">
                        <wp:posOffset>3880485</wp:posOffset>
                      </wp:positionV>
                      <wp:extent cx="5494020" cy="995680"/>
                      <wp:effectExtent l="0" t="0" r="11430" b="13970"/>
                      <wp:wrapNone/>
                      <wp:docPr id="1688412012" name="Rectangle 1"/>
                      <wp:cNvGraphicFramePr/>
                      <a:graphic xmlns:a="http://schemas.openxmlformats.org/drawingml/2006/main">
                        <a:graphicData uri="http://schemas.microsoft.com/office/word/2010/wordprocessingShape">
                          <wps:wsp>
                            <wps:cNvSpPr/>
                            <wps:spPr>
                              <a:xfrm>
                                <a:off x="0" y="0"/>
                                <a:ext cx="5494020" cy="99568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w:pict>
                    <v:rect id="Rectangle 1" style="position:absolute;margin-left:30.15pt;margin-top:305.55pt;width:432.6pt;height:78.4pt;z-index:25165837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red" strokeweight="1pt" w14:anchorId="04E3A9A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">
                      <w10:wrap anchorx="margin"/>
                    </v:rect>
                  </w:pict>
                </mc:Fallback>
              </mc:AlternateContent>
            </w:r>
            <w:r>
              <w:rPr>
                <w:noProof/>
              </w:rPr>
              <mc:AlternateContent>
                <mc:Choice Requires="wps">
                  <w:drawing>
                    <wp:anchor distT="0" distB="0" distL="114300" distR="114300" simplePos="0" relativeHeight="251658376" behindDoc="0" locked="0" layoutInCell="1" allowOverlap="1" wp14:anchorId="7390960B" wp14:editId="0CD92075">
                      <wp:simplePos x="0" y="0"/>
                      <wp:positionH relativeFrom="margin">
                        <wp:posOffset>382905</wp:posOffset>
                      </wp:positionH>
                      <wp:positionV relativeFrom="paragraph">
                        <wp:posOffset>2497455</wp:posOffset>
                      </wp:positionV>
                      <wp:extent cx="5494020" cy="1303020"/>
                      <wp:effectExtent l="0" t="0" r="11430" b="11430"/>
                      <wp:wrapNone/>
                      <wp:docPr id="2075932731" name="Rectangle 1"/>
                      <wp:cNvGraphicFramePr/>
                      <a:graphic xmlns:a="http://schemas.openxmlformats.org/drawingml/2006/main">
                        <a:graphicData uri="http://schemas.microsoft.com/office/word/2010/wordprocessingShape">
                          <wps:wsp>
                            <wps:cNvSpPr/>
                            <wps:spPr>
                              <a:xfrm>
                                <a:off x="0" y="0"/>
                                <a:ext cx="5494020" cy="130302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w:pict>
                    <v:rect id="Rectangle 1" style="position:absolute;margin-left:30.15pt;margin-top:196.65pt;width:432.6pt;height:102.6pt;z-index:2516583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red" strokeweight="1pt" w14:anchorId="09A459F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">
                      <w10:wrap anchorx="margin"/>
                    </v:rect>
                  </w:pict>
                </mc:Fallback>
              </mc:AlternateContent>
            </w:r>
            <w:r>
              <w:rPr>
                <w:noProof/>
              </w:rPr>
              <mc:AlternateContent>
                <mc:Choice Requires="wps">
                  <w:drawing>
                    <wp:anchor distT="0" distB="0" distL="114300" distR="114300" simplePos="0" relativeHeight="251658375" behindDoc="0" locked="0" layoutInCell="1" allowOverlap="1" wp14:anchorId="00BED0BF" wp14:editId="335AD141">
                      <wp:simplePos x="0" y="0"/>
                      <wp:positionH relativeFrom="margin">
                        <wp:posOffset>367665</wp:posOffset>
                      </wp:positionH>
                      <wp:positionV relativeFrom="paragraph">
                        <wp:posOffset>1129665</wp:posOffset>
                      </wp:positionV>
                      <wp:extent cx="5494020" cy="1303020"/>
                      <wp:effectExtent l="0" t="0" r="11430" b="11430"/>
                      <wp:wrapNone/>
                      <wp:docPr id="1925490909" name="Rectangle 1"/>
                      <wp:cNvGraphicFramePr/>
                      <a:graphic xmlns:a="http://schemas.openxmlformats.org/drawingml/2006/main">
                        <a:graphicData uri="http://schemas.microsoft.com/office/word/2010/wordprocessingShape">
                          <wps:wsp>
                            <wps:cNvSpPr/>
                            <wps:spPr>
                              <a:xfrm>
                                <a:off x="0" y="0"/>
                                <a:ext cx="5494020" cy="130302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w:pict>
                    <v:rect id="Rectangle 1" style="position:absolute;margin-left:28.95pt;margin-top:88.95pt;width:432.6pt;height:102.6pt;z-index:25165837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red" strokeweight="1pt" w14:anchorId="598B82E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">
                      <w10:wrap anchorx="margin"/>
                    </v:rect>
                  </w:pict>
                </mc:Fallback>
              </mc:AlternateContent>
            </w:r>
            <w:r w:rsidRPr="008728CF">
              <w:rPr>
                <w:noProof/>
              </w:rPr>
              <w:drawing>
                <wp:inline distT="0" distB="0" distL="0" distR="0" wp14:anchorId="3E1A885A" wp14:editId="1AEDAC97">
                  <wp:extent cx="5935980" cy="4874260"/>
                  <wp:effectExtent l="0" t="0" r="7620" b="2540"/>
                  <wp:docPr id="17942265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226555" name="Picture 1" descr="A screenshot of a computer&#10;&#10;AI-generated content may be incorrect."/>
                          <pic:cNvPicPr/>
                        </pic:nvPicPr>
                        <pic:blipFill>
                          <a:blip r:embed="rId30"/>
                          <a:stretch>
                            <a:fillRect/>
                          </a:stretch>
                        </pic:blipFill>
                        <pic:spPr>
                          <a:xfrm>
                            <a:off x="0" y="0"/>
                            <a:ext cx="5935980" cy="4874260"/>
                          </a:xfrm>
                          <a:prstGeom prst="rect">
                            <a:avLst/>
                          </a:prstGeom>
                        </pic:spPr>
                      </pic:pic>
                    </a:graphicData>
                  </a:graphic>
                </wp:inline>
              </w:drawing>
            </w:r>
          </w:p>
        </w:tc>
      </w:tr>
    </w:tbl>
    <w:p w14:paraId="7973B305" w14:textId="77777777" w:rsidR="0025409D" w:rsidRDefault="0025409D" w:rsidP="009F2D88">
      <w:pPr>
        <w:rPr>
          <w:b/>
          <w:bCs/>
        </w:rPr>
      </w:pPr>
    </w:p>
    <w:p w14:paraId="16C624A5" w14:textId="0BCE03C7" w:rsidR="009F2D88" w:rsidRDefault="006F6E0A" w:rsidP="009F2D88">
      <w:r w:rsidRPr="006F6E0A">
        <w:rPr>
          <w:b/>
          <w:bCs/>
        </w:rPr>
        <w:t xml:space="preserve">The third section </w:t>
      </w:r>
      <w:r w:rsidR="009F63B2" w:rsidRPr="006F6E0A">
        <w:rPr>
          <w:b/>
          <w:bCs/>
        </w:rPr>
        <w:t>allows</w:t>
      </w:r>
      <w:r w:rsidR="009F63B2">
        <w:rPr>
          <w:b/>
          <w:bCs/>
        </w:rPr>
        <w:t xml:space="preserve"> users</w:t>
      </w:r>
      <w:r w:rsidRPr="006F6E0A">
        <w:rPr>
          <w:b/>
          <w:bCs/>
        </w:rPr>
        <w:t xml:space="preserve"> to define the time </w:t>
      </w:r>
      <w:r w:rsidR="009F63B2">
        <w:rPr>
          <w:b/>
          <w:bCs/>
        </w:rPr>
        <w:t>parameters</w:t>
      </w:r>
      <w:r>
        <w:t>.</w:t>
      </w:r>
      <w:r w:rsidR="00BB347E">
        <w:t xml:space="preserve"> </w:t>
      </w:r>
      <w:r w:rsidR="00707D6F" w:rsidRPr="00707D6F">
        <w:t>The initial and final years used in the time series are set in the first group of drop-down list boxes [8]. The initial and final years and the time aggregation protocol for cross-state comparisons are set in the second group [9]</w:t>
      </w:r>
      <w:r w:rsidR="009F2D88">
        <w:t>.</w:t>
      </w:r>
    </w:p>
    <w:p w14:paraId="62822C9D" w14:textId="6296EB6F" w:rsidR="009F2D88" w:rsidRDefault="009F2D88" w:rsidP="009F2D88">
      <w:pPr>
        <w:pStyle w:val="Heading2"/>
      </w:pPr>
      <w:bookmarkStart w:id="50" w:name="_Toc197744510"/>
      <w:r>
        <w:t>Using context menus to set the variables</w:t>
      </w:r>
      <w:r w:rsidR="00794E1D">
        <w:t xml:space="preserve"> t</w:t>
      </w:r>
      <w:r>
        <w:t>o be analyzed</w:t>
      </w:r>
      <w:bookmarkEnd w:id="50"/>
    </w:p>
    <w:p w14:paraId="54342A3A" w14:textId="03CCF0C7" w:rsidR="0025409D" w:rsidRDefault="00DB23EE" w:rsidP="00626E1D">
      <w:r>
        <w:rPr>
          <w:b/>
          <w:bCs/>
        </w:rPr>
        <w:t>User</w:t>
      </w:r>
      <w:r w:rsidR="004A077B">
        <w:rPr>
          <w:b/>
          <w:bCs/>
        </w:rPr>
        <w:t>s</w:t>
      </w:r>
      <w:r>
        <w:rPr>
          <w:b/>
          <w:bCs/>
        </w:rPr>
        <w:t xml:space="preserve"> can </w:t>
      </w:r>
      <w:r w:rsidR="00D32E7E">
        <w:rPr>
          <w:b/>
          <w:bCs/>
        </w:rPr>
        <w:t xml:space="preserve">use Excel context menus to </w:t>
      </w:r>
      <w:r w:rsidR="004A077B">
        <w:rPr>
          <w:b/>
          <w:bCs/>
        </w:rPr>
        <w:t xml:space="preserve">set the parameters in the “Analysis” sheet </w:t>
      </w:r>
      <w:r w:rsidR="005A76E2" w:rsidRPr="005A76E2">
        <w:t>(</w:t>
      </w:r>
      <w:r w:rsidR="006579AE">
        <w:fldChar w:fldCharType="begin"/>
      </w:r>
      <w:r w:rsidR="006579AE">
        <w:instrText xml:space="preserve"> REF _Ref197417611 \h </w:instrText>
      </w:r>
      <w:r w:rsidR="006579AE">
        <w:fldChar w:fldCharType="separate"/>
      </w:r>
      <w:r w:rsidR="006579AE">
        <w:t xml:space="preserve">Figure </w:t>
      </w:r>
      <w:r w:rsidR="006579AE">
        <w:rPr>
          <w:noProof/>
        </w:rPr>
        <w:t>16</w:t>
      </w:r>
      <w:r w:rsidR="006579AE">
        <w:fldChar w:fldCharType="end"/>
      </w:r>
      <w:r w:rsidR="005A76E2" w:rsidRPr="005A76E2">
        <w:t>)</w:t>
      </w:r>
      <w:r w:rsidR="00A60699">
        <w:t xml:space="preserve">. </w:t>
      </w:r>
      <w:r w:rsidR="00B74E94">
        <w:t>When user</w:t>
      </w:r>
      <w:r w:rsidR="00661B56">
        <w:t>s</w:t>
      </w:r>
      <w:r w:rsidR="00B74E94">
        <w:t xml:space="preserve"> r</w:t>
      </w:r>
      <w:r w:rsidR="00C2568E" w:rsidRPr="00C2568E">
        <w:t>ight-click on a cell with a variable code</w:t>
      </w:r>
      <w:r w:rsidR="00191ED8">
        <w:t xml:space="preserve"> [1]</w:t>
      </w:r>
      <w:r w:rsidR="00B74E94">
        <w:t xml:space="preserve">, the </w:t>
      </w:r>
      <w:r w:rsidR="00C2568E" w:rsidRPr="00C2568E">
        <w:t xml:space="preserve">context menu </w:t>
      </w:r>
      <w:r w:rsidR="00EE1473">
        <w:t>includes</w:t>
      </w:r>
      <w:r w:rsidR="00B74E94">
        <w:t xml:space="preserve"> the </w:t>
      </w:r>
      <w:r w:rsidR="00C2568E" w:rsidRPr="00C2568E">
        <w:t>"Analyze this variable" button</w:t>
      </w:r>
      <w:r w:rsidR="00191ED8">
        <w:t xml:space="preserve"> [2]</w:t>
      </w:r>
      <w:r w:rsidR="00C2568E" w:rsidRPr="00C2568E">
        <w:t xml:space="preserve"> </w:t>
      </w:r>
      <w:r w:rsidR="00B74E94">
        <w:t xml:space="preserve">at the top of the menu </w:t>
      </w:r>
      <w:r w:rsidR="00C2568E" w:rsidRPr="00C2568E">
        <w:t xml:space="preserve">that </w:t>
      </w:r>
      <w:r w:rsidR="00EE1473">
        <w:t>use</w:t>
      </w:r>
      <w:r w:rsidR="00224C0A">
        <w:t>s the selected</w:t>
      </w:r>
      <w:r w:rsidR="00EE1473">
        <w:t xml:space="preserve"> variables </w:t>
      </w:r>
      <w:r w:rsidR="009D18FB">
        <w:t xml:space="preserve">as the </w:t>
      </w:r>
      <w:r w:rsidR="00810B42">
        <w:t>first</w:t>
      </w:r>
      <w:r w:rsidR="00EE1473">
        <w:t xml:space="preserve"> parameters of the </w:t>
      </w:r>
      <w:r w:rsidR="0029285B">
        <w:t>“Analysis” sheet</w:t>
      </w:r>
      <w:r w:rsidR="00EE1473">
        <w:t xml:space="preserve"> so user</w:t>
      </w:r>
      <w:r w:rsidR="00661B56">
        <w:t>s</w:t>
      </w:r>
      <w:r w:rsidR="00EE1473">
        <w:t xml:space="preserve"> can evaluate the variables th</w:t>
      </w:r>
      <w:r w:rsidR="00F81B4E">
        <w:t>r</w:t>
      </w:r>
      <w:r w:rsidR="00EE1473">
        <w:t xml:space="preserve">oughout the alternative visualizations in this group of sheets. </w:t>
      </w:r>
      <w:r w:rsidR="00902F89">
        <w:t>T</w:t>
      </w:r>
      <w:r w:rsidR="003C7B97">
        <w:t xml:space="preserve">his button also sets the second and third parameters in the “Analysis” sheet to facilitate the analysis. When the variable is </w:t>
      </w:r>
      <w:r w:rsidR="00A67967">
        <w:t>denominated</w:t>
      </w:r>
      <w:r w:rsidR="003C7B97">
        <w:t xml:space="preserve"> in </w:t>
      </w:r>
      <w:r w:rsidR="00A67967">
        <w:t>million</w:t>
      </w:r>
      <w:r w:rsidR="00E4533F">
        <w:t>s of</w:t>
      </w:r>
      <w:r w:rsidR="00A67967">
        <w:t xml:space="preserve"> local currency units (</w:t>
      </w:r>
      <w:r w:rsidR="003F5E0C">
        <w:t>crores</w:t>
      </w:r>
      <w:r w:rsidR="00A67967">
        <w:t>)</w:t>
      </w:r>
      <w:r w:rsidR="00CF4BAF">
        <w:t xml:space="preserve">, the tool sets that the selected variables should be calculated as </w:t>
      </w:r>
      <w:r w:rsidR="00E4533F">
        <w:t xml:space="preserve">a </w:t>
      </w:r>
      <w:r w:rsidR="00BE0D7B">
        <w:t>percentage</w:t>
      </w:r>
      <w:r w:rsidR="00CF4BAF">
        <w:t xml:space="preserve"> of GDP. </w:t>
      </w:r>
    </w:p>
    <w:p w14:paraId="5B3B0EBF" w14:textId="77777777" w:rsidR="009A210D" w:rsidRDefault="009A210D" w:rsidP="00626E1D"/>
    <w:tbl>
      <w:tblPr>
        <w:tblStyle w:val="TableGrid"/>
        <w:tblpPr w:leftFromText="180" w:rightFromText="180" w:vertAnchor="text" w:horzAnchor="margin" w:tblpXSpec="right" w:tblpY="7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06"/>
      </w:tblGrid>
      <w:tr w:rsidR="0025409D" w14:paraId="35317E14" w14:textId="77777777" w:rsidTr="005D5241">
        <w:tc>
          <w:tcPr>
            <w:tcW w:w="5406" w:type="dxa"/>
          </w:tcPr>
          <w:p w14:paraId="29B8E4E2" w14:textId="77777777" w:rsidR="0025409D" w:rsidRPr="00A15E9B" w:rsidRDefault="0025409D" w:rsidP="005D5241">
            <w:pPr>
              <w:pStyle w:val="Caption"/>
              <w:keepNext/>
              <w:rPr>
                <w:bCs/>
              </w:rPr>
            </w:pPr>
            <w:bookmarkStart w:id="51" w:name="_Ref197417611"/>
            <w:bookmarkStart w:id="52" w:name="_Toc197744491"/>
            <w:bookmarkStart w:id="53" w:name="_Toc197744511"/>
            <w:r>
              <w:t xml:space="preserve">Figure </w:t>
            </w:r>
            <w:r>
              <w:fldChar w:fldCharType="begin"/>
            </w:r>
            <w:r>
              <w:instrText xml:space="preserve"> SEQ Figure \* ARABIC </w:instrText>
            </w:r>
            <w:r>
              <w:fldChar w:fldCharType="separate"/>
            </w:r>
            <w:r>
              <w:rPr>
                <w:noProof/>
              </w:rPr>
              <w:t>16</w:t>
            </w:r>
            <w:r>
              <w:fldChar w:fldCharType="end"/>
            </w:r>
            <w:bookmarkEnd w:id="51"/>
            <w:r>
              <w:t>. Use the “Analyze this variable” option in Excel context menu</w:t>
            </w:r>
            <w:bookmarkEnd w:id="52"/>
            <w:r>
              <w:t xml:space="preserve"> </w:t>
            </w:r>
          </w:p>
        </w:tc>
      </w:tr>
      <w:tr w:rsidR="0025409D" w14:paraId="1AF8D454" w14:textId="77777777" w:rsidTr="005D5241">
        <w:trPr>
          <w:trHeight w:val="743"/>
        </w:trPr>
        <w:tc>
          <w:tcPr>
            <w:tcW w:w="5406" w:type="dxa"/>
          </w:tcPr>
          <w:p w14:paraId="46BEA626" w14:textId="77777777" w:rsidR="0025409D" w:rsidRDefault="0025409D" w:rsidP="005D5241">
            <w:pPr>
              <w:pStyle w:val="Figures"/>
            </w:pPr>
            <w:r>
              <w:rPr>
                <w:noProof/>
              </w:rPr>
              <mc:AlternateContent>
                <mc:Choice Requires="wps">
                  <w:drawing>
                    <wp:anchor distT="0" distB="0" distL="114300" distR="114300" simplePos="0" relativeHeight="251658403" behindDoc="0" locked="0" layoutInCell="1" allowOverlap="1" wp14:anchorId="56F649CB" wp14:editId="4179E230">
                      <wp:simplePos x="0" y="0"/>
                      <wp:positionH relativeFrom="column">
                        <wp:posOffset>1842135</wp:posOffset>
                      </wp:positionH>
                      <wp:positionV relativeFrom="paragraph">
                        <wp:posOffset>1869440</wp:posOffset>
                      </wp:positionV>
                      <wp:extent cx="182880" cy="182880"/>
                      <wp:effectExtent l="0" t="0" r="7620" b="7620"/>
                      <wp:wrapNone/>
                      <wp:docPr id="1880628956" name="Oval 1"/>
                      <wp:cNvGraphicFramePr/>
                      <a:graphic xmlns:a="http://schemas.openxmlformats.org/drawingml/2006/main">
                        <a:graphicData uri="http://schemas.microsoft.com/office/word/2010/wordprocessingShape">
                          <wps:wsp>
                            <wps:cNvSpPr/>
                            <wps:spPr>
                              <a:xfrm>
                                <a:off x="0" y="0"/>
                                <a:ext cx="182880" cy="182880"/>
                              </a:xfrm>
                              <a:prstGeom prst="ellipse">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A98DD17" w14:textId="77777777" w:rsidR="0025409D" w:rsidRPr="003C11F7" w:rsidRDefault="0025409D" w:rsidP="0025409D">
                                  <w:pPr>
                                    <w:spacing w:before="0" w:after="0"/>
                                    <w:jc w:val="center"/>
                                    <w:rPr>
                                      <w:sz w:val="16"/>
                                      <w:szCs w:val="16"/>
                                    </w:rPr>
                                  </w:pPr>
                                  <w:r>
                                    <w:rPr>
                                      <w:sz w:val="16"/>
                                      <w:szCs w:val="16"/>
                                    </w:rPr>
                                    <w:t>2</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w:pict>
                    <v:oval id="_x0000_s1141" style="position:absolute;left:0;text-align:left;margin-left:145.05pt;margin-top:147.2pt;width:14.4pt;height:14.4pt;z-index:2516584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red" stroked="f" strokeweight="1pt" w14:anchorId="56F649C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">
                      <v:stroke joinstyle="miter"/>
                      <v:textbox inset="0,0,0,0">
                        <w:txbxContent>
                          <w:p w:rsidRPr="003C11F7" w:rsidR="0025409D" w:rsidP="0025409D" w:rsidRDefault="0025409D" w14:paraId="4A98DD17" w14:textId="77777777">
                            <w:pPr>
                              <w:spacing w:before="0" w:after="0"/>
                              <w:jc w:val="center"/>
                              <w:rPr>
                                <w:sz w:val="16"/>
                                <w:szCs w:val="16"/>
                              </w:rPr>
                            </w:pPr>
                            <w:r>
                              <w:rPr>
                                <w:sz w:val="16"/>
                                <w:szCs w:val="16"/>
                              </w:rPr>
                              <w:t>2</w:t>
                            </w:r>
                          </w:p>
                        </w:txbxContent>
                      </v:textbox>
                    </v:oval>
                  </w:pict>
                </mc:Fallback>
              </mc:AlternateContent>
            </w:r>
            <w:r>
              <w:rPr>
                <w:noProof/>
              </w:rPr>
              <mc:AlternateContent>
                <mc:Choice Requires="wps">
                  <w:drawing>
                    <wp:anchor distT="0" distB="0" distL="114300" distR="114300" simplePos="0" relativeHeight="251658401" behindDoc="0" locked="0" layoutInCell="1" allowOverlap="1" wp14:anchorId="7BE7256C" wp14:editId="6D93A634">
                      <wp:simplePos x="0" y="0"/>
                      <wp:positionH relativeFrom="margin">
                        <wp:posOffset>737235</wp:posOffset>
                      </wp:positionH>
                      <wp:positionV relativeFrom="paragraph">
                        <wp:posOffset>1889760</wp:posOffset>
                      </wp:positionV>
                      <wp:extent cx="1226820" cy="121920"/>
                      <wp:effectExtent l="0" t="0" r="11430" b="11430"/>
                      <wp:wrapNone/>
                      <wp:docPr id="901096951" name="Rectangle 1"/>
                      <wp:cNvGraphicFramePr/>
                      <a:graphic xmlns:a="http://schemas.openxmlformats.org/drawingml/2006/main">
                        <a:graphicData uri="http://schemas.microsoft.com/office/word/2010/wordprocessingShape">
                          <wps:wsp>
                            <wps:cNvSpPr/>
                            <wps:spPr>
                              <a:xfrm>
                                <a:off x="0" y="0"/>
                                <a:ext cx="1226820" cy="12192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w:pict>
                    <v:rect id="Rectangle 1" style="position:absolute;margin-left:58.05pt;margin-top:148.8pt;width:96.6pt;height:9.6pt;z-index:25165840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red" strokeweight="1pt" w14:anchorId="0B7EC8D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">
                      <w10:wrap anchorx="margin"/>
                    </v:rect>
                  </w:pict>
                </mc:Fallback>
              </mc:AlternateContent>
            </w:r>
            <w:r>
              <w:rPr>
                <w:noProof/>
              </w:rPr>
              <mc:AlternateContent>
                <mc:Choice Requires="wps">
                  <w:drawing>
                    <wp:anchor distT="0" distB="0" distL="114300" distR="114300" simplePos="0" relativeHeight="251658402" behindDoc="0" locked="0" layoutInCell="1" allowOverlap="1" wp14:anchorId="545C1066" wp14:editId="6AEE0E77">
                      <wp:simplePos x="0" y="0"/>
                      <wp:positionH relativeFrom="column">
                        <wp:posOffset>325755</wp:posOffset>
                      </wp:positionH>
                      <wp:positionV relativeFrom="paragraph">
                        <wp:posOffset>1587500</wp:posOffset>
                      </wp:positionV>
                      <wp:extent cx="182880" cy="182880"/>
                      <wp:effectExtent l="0" t="0" r="7620" b="7620"/>
                      <wp:wrapNone/>
                      <wp:docPr id="1106207748" name="Oval 1"/>
                      <wp:cNvGraphicFramePr/>
                      <a:graphic xmlns:a="http://schemas.openxmlformats.org/drawingml/2006/main">
                        <a:graphicData uri="http://schemas.microsoft.com/office/word/2010/wordprocessingShape">
                          <wps:wsp>
                            <wps:cNvSpPr/>
                            <wps:spPr>
                              <a:xfrm>
                                <a:off x="0" y="0"/>
                                <a:ext cx="182880" cy="182880"/>
                              </a:xfrm>
                              <a:prstGeom prst="ellipse">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5668994" w14:textId="77777777" w:rsidR="0025409D" w:rsidRPr="003C11F7" w:rsidRDefault="0025409D" w:rsidP="0025409D">
                                  <w:pPr>
                                    <w:spacing w:before="0" w:after="0"/>
                                    <w:jc w:val="center"/>
                                    <w:rPr>
                                      <w:sz w:val="16"/>
                                      <w:szCs w:val="16"/>
                                    </w:rPr>
                                  </w:pPr>
                                  <w:r>
                                    <w:rPr>
                                      <w:sz w:val="16"/>
                                      <w:szCs w:val="16"/>
                                    </w:rPr>
                                    <w:t>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w:pict>
                    <v:oval id="_x0000_s1142" style="position:absolute;left:0;text-align:left;margin-left:25.65pt;margin-top:125pt;width:14.4pt;height:14.4pt;z-index:25165840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red" stroked="f" strokeweight="1pt" w14:anchorId="545C10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">
                      <v:stroke joinstyle="miter"/>
                      <v:textbox inset="0,0,0,0">
                        <w:txbxContent>
                          <w:p w:rsidRPr="003C11F7" w:rsidR="0025409D" w:rsidP="0025409D" w:rsidRDefault="0025409D" w14:paraId="65668994" w14:textId="77777777">
                            <w:pPr>
                              <w:spacing w:before="0" w:after="0"/>
                              <w:jc w:val="center"/>
                              <w:rPr>
                                <w:sz w:val="16"/>
                                <w:szCs w:val="16"/>
                              </w:rPr>
                            </w:pPr>
                            <w:r>
                              <w:rPr>
                                <w:sz w:val="16"/>
                                <w:szCs w:val="16"/>
                              </w:rPr>
                              <w:t>1</w:t>
                            </w:r>
                          </w:p>
                        </w:txbxContent>
                      </v:textbox>
                    </v:oval>
                  </w:pict>
                </mc:Fallback>
              </mc:AlternateContent>
            </w:r>
            <w:r w:rsidRPr="00745AFC">
              <w:rPr>
                <w:noProof/>
              </w:rPr>
              <w:drawing>
                <wp:inline distT="0" distB="0" distL="0" distR="0" wp14:anchorId="49ADDD45" wp14:editId="2E0E8B97">
                  <wp:extent cx="3140886" cy="3078480"/>
                  <wp:effectExtent l="0" t="0" r="2540" b="7620"/>
                  <wp:docPr id="10716689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668907" name="Picture 1" descr="A screenshot of a computer&#10;&#10;AI-generated content may be incorrect."/>
                          <pic:cNvPicPr/>
                        </pic:nvPicPr>
                        <pic:blipFill>
                          <a:blip r:embed="rId31"/>
                          <a:stretch>
                            <a:fillRect/>
                          </a:stretch>
                        </pic:blipFill>
                        <pic:spPr>
                          <a:xfrm>
                            <a:off x="0" y="0"/>
                            <a:ext cx="3143552" cy="3081093"/>
                          </a:xfrm>
                          <a:prstGeom prst="rect">
                            <a:avLst/>
                          </a:prstGeom>
                        </pic:spPr>
                      </pic:pic>
                    </a:graphicData>
                  </a:graphic>
                </wp:inline>
              </w:drawing>
            </w:r>
          </w:p>
        </w:tc>
      </w:tr>
    </w:tbl>
    <w:p w14:paraId="63517E3D" w14:textId="7AF042B7" w:rsidR="008B007A" w:rsidRDefault="008B007A" w:rsidP="008B007A">
      <w:pPr>
        <w:pStyle w:val="Heading2"/>
      </w:pPr>
      <w:r w:rsidRPr="008B007A">
        <w:t xml:space="preserve">Alternative visualizations </w:t>
      </w:r>
      <w:r>
        <w:t>to analyze variables</w:t>
      </w:r>
      <w:bookmarkEnd w:id="53"/>
    </w:p>
    <w:p w14:paraId="0A0EFB3C" w14:textId="0D2FA0FD" w:rsidR="00CF4BAF" w:rsidRDefault="00CF4BAF" w:rsidP="00CF4BAF">
      <w:r w:rsidRPr="0002166F">
        <w:rPr>
          <w:b/>
          <w:bCs/>
        </w:rPr>
        <w:t xml:space="preserve">After </w:t>
      </w:r>
      <w:r w:rsidR="0002166F" w:rsidRPr="0002166F">
        <w:rPr>
          <w:b/>
          <w:bCs/>
        </w:rPr>
        <w:t>setting the</w:t>
      </w:r>
      <w:r w:rsidRPr="0002166F">
        <w:rPr>
          <w:b/>
          <w:bCs/>
        </w:rPr>
        <w:t xml:space="preserve"> parameter, </w:t>
      </w:r>
      <w:r w:rsidR="00902554" w:rsidRPr="0002166F">
        <w:rPr>
          <w:b/>
          <w:bCs/>
        </w:rPr>
        <w:t>the user</w:t>
      </w:r>
      <w:r w:rsidR="00661B56">
        <w:rPr>
          <w:b/>
          <w:bCs/>
        </w:rPr>
        <w:t>s</w:t>
      </w:r>
      <w:r w:rsidRPr="0002166F">
        <w:rPr>
          <w:b/>
          <w:bCs/>
        </w:rPr>
        <w:t xml:space="preserve"> </w:t>
      </w:r>
      <w:r w:rsidR="0002166F" w:rsidRPr="0002166F">
        <w:rPr>
          <w:b/>
          <w:bCs/>
        </w:rPr>
        <w:t>can</w:t>
      </w:r>
      <w:r w:rsidR="00902554" w:rsidRPr="0002166F">
        <w:rPr>
          <w:b/>
          <w:bCs/>
        </w:rPr>
        <w:t xml:space="preserve"> </w:t>
      </w:r>
      <w:r w:rsidRPr="0002166F">
        <w:rPr>
          <w:b/>
          <w:bCs/>
        </w:rPr>
        <w:t xml:space="preserve">evaluate the selected variables </w:t>
      </w:r>
      <w:r w:rsidR="009A210D">
        <w:rPr>
          <w:b/>
          <w:bCs/>
        </w:rPr>
        <w:t>in</w:t>
      </w:r>
      <w:r w:rsidR="00902554" w:rsidRPr="0002166F">
        <w:rPr>
          <w:b/>
          <w:bCs/>
        </w:rPr>
        <w:t xml:space="preserve"> </w:t>
      </w:r>
      <w:r w:rsidR="006B5D69">
        <w:rPr>
          <w:b/>
          <w:bCs/>
        </w:rPr>
        <w:t>the other sheet</w:t>
      </w:r>
      <w:r w:rsidR="009A210D">
        <w:rPr>
          <w:b/>
          <w:bCs/>
        </w:rPr>
        <w:t>s</w:t>
      </w:r>
      <w:r w:rsidR="006B5D69">
        <w:rPr>
          <w:b/>
          <w:bCs/>
        </w:rPr>
        <w:t xml:space="preserve"> </w:t>
      </w:r>
      <w:r w:rsidR="009A210D">
        <w:rPr>
          <w:b/>
          <w:bCs/>
        </w:rPr>
        <w:t>of this section</w:t>
      </w:r>
      <w:r w:rsidR="0002166F">
        <w:t>:</w:t>
      </w:r>
    </w:p>
    <w:p w14:paraId="759F19BE" w14:textId="341A25C2" w:rsidR="00CF4BAF" w:rsidRDefault="00CF4BAF" w:rsidP="00164A0C">
      <w:pPr>
        <w:pStyle w:val="ListParagraph"/>
        <w:numPr>
          <w:ilvl w:val="0"/>
          <w:numId w:val="23"/>
        </w:numPr>
      </w:pPr>
      <w:r>
        <w:t>The “A1” sheet has a chart that compares the dynamic</w:t>
      </w:r>
      <w:r w:rsidR="00FD0782">
        <w:t>s</w:t>
      </w:r>
      <w:r>
        <w:t xml:space="preserve"> of the primary variable selected in the “Analysis” sheet in the </w:t>
      </w:r>
      <w:r w:rsidR="0002166F">
        <w:t>state</w:t>
      </w:r>
      <w:r>
        <w:t xml:space="preserve"> of interest with peer averages</w:t>
      </w:r>
      <w:r w:rsidR="0002166F">
        <w:t xml:space="preserve"> over time</w:t>
      </w:r>
      <w:r>
        <w:t>.</w:t>
      </w:r>
      <w:r w:rsidR="00BB347E">
        <w:rPr>
          <w:noProof/>
        </w:rPr>
        <w:t xml:space="preserve"> </w:t>
      </w:r>
      <w:r w:rsidR="00187B71" w:rsidRPr="00187B71">
        <w:t>This sheet also includes tables with group and state data to evaluate the dynamics of the variable in question and the density of available information. </w:t>
      </w:r>
    </w:p>
    <w:p w14:paraId="73AB81EF" w14:textId="55B60504" w:rsidR="00CF4BAF" w:rsidRDefault="00CF4BAF" w:rsidP="0002166F">
      <w:pPr>
        <w:pStyle w:val="ListParagraph"/>
        <w:numPr>
          <w:ilvl w:val="0"/>
          <w:numId w:val="23"/>
        </w:numPr>
      </w:pPr>
      <w:r>
        <w:t xml:space="preserve">The “A2” sheet compares the </w:t>
      </w:r>
      <w:r w:rsidR="00D025C3">
        <w:t>state</w:t>
      </w:r>
      <w:r>
        <w:t xml:space="preserve"> of interest with the groups' averages and individual countries using different visualizations, including a scatter plot that confronts the variable of interest with the logarithm of GDP per capita.</w:t>
      </w:r>
    </w:p>
    <w:p w14:paraId="15A4AE08" w14:textId="3C5ADB5B" w:rsidR="00CF4BAF" w:rsidRDefault="00D025C3" w:rsidP="0002166F">
      <w:pPr>
        <w:pStyle w:val="ListParagraph"/>
        <w:numPr>
          <w:ilvl w:val="0"/>
          <w:numId w:val="23"/>
        </w:numPr>
      </w:pPr>
      <w:r>
        <w:t>T</w:t>
      </w:r>
      <w:r w:rsidR="00CF4BAF">
        <w:t xml:space="preserve">he “A3” sheet has visualizations to evaluate the relationship between the variable of interest and a </w:t>
      </w:r>
      <w:r w:rsidR="00170AE1">
        <w:t>secondary</w:t>
      </w:r>
      <w:r w:rsidR="00CF4BAF">
        <w:t xml:space="preserve"> variable</w:t>
      </w:r>
      <w:r w:rsidR="00B435C9">
        <w:t xml:space="preserve">, which is </w:t>
      </w:r>
      <w:r w:rsidR="00CF4BAF">
        <w:t xml:space="preserve">also set in the “Analysis” sheet, </w:t>
      </w:r>
      <w:r w:rsidR="00B435C9">
        <w:t>through</w:t>
      </w:r>
      <w:r w:rsidR="00CF4BAF">
        <w:t xml:space="preserve"> differences visualization</w:t>
      </w:r>
      <w:r w:rsidR="006D5230">
        <w:t>,</w:t>
      </w:r>
      <w:r w:rsidR="00CF4BAF">
        <w:t xml:space="preserve"> </w:t>
      </w:r>
      <w:r w:rsidR="003564F7">
        <w:t>including a scatter plot.</w:t>
      </w:r>
    </w:p>
    <w:p w14:paraId="5DFB4CDA" w14:textId="073F06E0" w:rsidR="00CF4BAF" w:rsidRPr="00CF4BAF" w:rsidRDefault="00CF371B" w:rsidP="00CF4BAF">
      <w:r>
        <w:t xml:space="preserve">Note that </w:t>
      </w:r>
      <w:r w:rsidR="006D5230">
        <w:t>these</w:t>
      </w:r>
      <w:r>
        <w:t xml:space="preserve"> visualizations </w:t>
      </w:r>
      <w:r w:rsidR="0075671C">
        <w:t xml:space="preserve">lack </w:t>
      </w:r>
      <w:r w:rsidR="29C4F2FC">
        <w:t>orange</w:t>
      </w:r>
      <w:r w:rsidR="0075671C">
        <w:t xml:space="preserve"> boxes because all parameters of this </w:t>
      </w:r>
      <w:r w:rsidR="007B7B6C">
        <w:t>group of</w:t>
      </w:r>
      <w:r w:rsidR="0075671C">
        <w:t xml:space="preserve"> </w:t>
      </w:r>
      <w:r w:rsidR="007B7B6C">
        <w:t>sheets</w:t>
      </w:r>
      <w:r w:rsidR="0075671C">
        <w:t xml:space="preserve"> are set in the “Analysis” </w:t>
      </w:r>
      <w:r w:rsidR="0036256F">
        <w:t>sheet</w:t>
      </w:r>
      <w:r w:rsidR="007B7B6C">
        <w:t xml:space="preserve">. In </w:t>
      </w:r>
      <w:r w:rsidR="00094E9C">
        <w:t>other</w:t>
      </w:r>
      <w:r w:rsidR="007B7B6C">
        <w:t xml:space="preserve"> </w:t>
      </w:r>
      <w:r w:rsidR="00A15E9B">
        <w:t>words, each</w:t>
      </w:r>
      <w:r w:rsidR="001A4956">
        <w:t xml:space="preserve"> vis</w:t>
      </w:r>
      <w:r w:rsidR="00A15E9B">
        <w:t xml:space="preserve">ualization </w:t>
      </w:r>
      <w:r w:rsidR="23C2E90B">
        <w:t>module</w:t>
      </w:r>
      <w:r w:rsidR="00A15E9B">
        <w:t xml:space="preserve"> in the group of sheets only has a chart with the data </w:t>
      </w:r>
      <w:r w:rsidR="00094E9C">
        <w:t>used</w:t>
      </w:r>
      <w:r w:rsidR="00A15E9B">
        <w:t xml:space="preserve"> to create the chart. </w:t>
      </w:r>
    </w:p>
    <w:sectPr w:rsidR="00CF4BAF" w:rsidRPr="00CF4BA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3FBE60" w14:textId="77777777" w:rsidR="005F597B" w:rsidRDefault="005F597B" w:rsidP="00813E70">
      <w:pPr>
        <w:spacing w:before="0" w:after="0"/>
      </w:pPr>
      <w:r>
        <w:separator/>
      </w:r>
    </w:p>
  </w:endnote>
  <w:endnote w:type="continuationSeparator" w:id="0">
    <w:p w14:paraId="5640F5E1" w14:textId="77777777" w:rsidR="005F597B" w:rsidRDefault="005F597B" w:rsidP="00813E70">
      <w:pPr>
        <w:spacing w:before="0" w:after="0"/>
      </w:pPr>
      <w:r>
        <w:continuationSeparator/>
      </w:r>
    </w:p>
  </w:endnote>
  <w:endnote w:type="continuationNotice" w:id="1">
    <w:p w14:paraId="607486E8" w14:textId="77777777" w:rsidR="005F597B" w:rsidRDefault="005F597B">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Light">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CE4A7" w14:textId="1A59B131" w:rsidR="007E02B4" w:rsidRDefault="007E02B4">
    <w:pPr>
      <w:pStyle w:val="Footer"/>
    </w:pPr>
    <w:r>
      <w:rPr>
        <w:noProof/>
      </w:rPr>
      <mc:AlternateContent>
        <mc:Choice Requires="wps">
          <w:drawing>
            <wp:anchor distT="0" distB="0" distL="0" distR="0" simplePos="0" relativeHeight="251659264" behindDoc="0" locked="0" layoutInCell="1" allowOverlap="1" wp14:anchorId="7DEF6875" wp14:editId="5CE7E6EE">
              <wp:simplePos x="635" y="635"/>
              <wp:positionH relativeFrom="page">
                <wp:align>right</wp:align>
              </wp:positionH>
              <wp:positionV relativeFrom="page">
                <wp:align>bottom</wp:align>
              </wp:positionV>
              <wp:extent cx="1158875" cy="419100"/>
              <wp:effectExtent l="0" t="0" r="0" b="0"/>
              <wp:wrapNone/>
              <wp:docPr id="1252595779" name="Text Box 2"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58875" cy="419100"/>
                      </a:xfrm>
                      <a:prstGeom prst="rect">
                        <a:avLst/>
                      </a:prstGeom>
                      <a:noFill/>
                      <a:ln>
                        <a:noFill/>
                      </a:ln>
                    </wps:spPr>
                    <wps:txbx>
                      <w:txbxContent>
                        <w:p w14:paraId="27BFD887" w14:textId="05E27D27" w:rsidR="007E02B4" w:rsidRPr="007E02B4" w:rsidRDefault="007E02B4" w:rsidP="007E02B4">
                          <w:pPr>
                            <w:spacing w:after="0"/>
                            <w:rPr>
                              <w:rFonts w:ascii="Aptos" w:eastAsia="Aptos" w:hAnsi="Aptos" w:cs="Aptos"/>
                              <w:noProof/>
                              <w:color w:val="000000"/>
                              <w:sz w:val="20"/>
                              <w:szCs w:val="20"/>
                            </w:rPr>
                          </w:pPr>
                          <w:r w:rsidRPr="007E02B4">
                            <w:rPr>
                              <w:rFonts w:ascii="Aptos" w:eastAsia="Aptos" w:hAnsi="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7DEF6875" id="_x0000_t202" coordsize="21600,21600" o:spt="202" path="m,l,21600r21600,l21600,xe">
              <v:stroke joinstyle="miter"/>
              <v:path gradientshapeok="t" o:connecttype="rect"/>
            </v:shapetype>
            <v:shape id="Text Box 2" o:spid="_x0000_s1143" type="#_x0000_t202" alt="Official Use Only" style="position:absolute;left:0;text-align:left;margin-left:40.05pt;margin-top:0;width:91.25pt;height:33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" filled="f" stroked="f">
              <v:fill o:detectmouseclick="t"/>
              <v:textbox style="mso-fit-shape-to-text:t" inset="0,0,20pt,15pt">
                <w:txbxContent>
                  <w:p w14:paraId="27BFD887" w14:textId="05E27D27" w:rsidR="007E02B4" w:rsidRPr="007E02B4" w:rsidRDefault="007E02B4" w:rsidP="007E02B4">
                    <w:pPr>
                      <w:spacing w:after="0"/>
                      <w:rPr>
                        <w:rFonts w:ascii="Aptos" w:eastAsia="Aptos" w:hAnsi="Aptos" w:cs="Aptos"/>
                        <w:noProof/>
                        <w:color w:val="000000"/>
                        <w:sz w:val="20"/>
                        <w:szCs w:val="20"/>
                      </w:rPr>
                    </w:pPr>
                    <w:r w:rsidRPr="007E02B4">
                      <w:rPr>
                        <w:rFonts w:ascii="Aptos" w:eastAsia="Aptos" w:hAnsi="Aptos" w:cs="Aptos"/>
                        <w:noProof/>
                        <w:color w:val="000000"/>
                        <w:sz w:val="20"/>
                        <w:szCs w:val="20"/>
                      </w:rPr>
                      <w:t>Official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06B67" w14:textId="7356C16E" w:rsidR="00813E70" w:rsidRDefault="007E02B4">
    <w:pPr>
      <w:pStyle w:val="Footer"/>
      <w:jc w:val="right"/>
    </w:pPr>
    <w:r>
      <w:rPr>
        <w:noProof/>
      </w:rPr>
      <mc:AlternateContent>
        <mc:Choice Requires="wps">
          <w:drawing>
            <wp:anchor distT="0" distB="0" distL="0" distR="0" simplePos="0" relativeHeight="251660288" behindDoc="0" locked="0" layoutInCell="1" allowOverlap="1" wp14:anchorId="624795B7" wp14:editId="36EC6A90">
              <wp:simplePos x="635" y="635"/>
              <wp:positionH relativeFrom="page">
                <wp:align>right</wp:align>
              </wp:positionH>
              <wp:positionV relativeFrom="page">
                <wp:align>bottom</wp:align>
              </wp:positionV>
              <wp:extent cx="1158875" cy="419100"/>
              <wp:effectExtent l="0" t="0" r="0" b="0"/>
              <wp:wrapNone/>
              <wp:docPr id="1158363107" name="Text Box 3"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58875" cy="419100"/>
                      </a:xfrm>
                      <a:prstGeom prst="rect">
                        <a:avLst/>
                      </a:prstGeom>
                      <a:noFill/>
                      <a:ln>
                        <a:noFill/>
                      </a:ln>
                    </wps:spPr>
                    <wps:txbx>
                      <w:txbxContent>
                        <w:p w14:paraId="3D6A09FC" w14:textId="280DDD38" w:rsidR="007E02B4" w:rsidRPr="007E02B4" w:rsidRDefault="007E02B4" w:rsidP="007E02B4">
                          <w:pPr>
                            <w:spacing w:after="0"/>
                            <w:rPr>
                              <w:rFonts w:ascii="Aptos" w:eastAsia="Aptos" w:hAnsi="Aptos" w:cs="Aptos"/>
                              <w:noProof/>
                              <w:color w:val="000000"/>
                              <w:sz w:val="20"/>
                              <w:szCs w:val="20"/>
                            </w:rPr>
                          </w:pPr>
                          <w:r w:rsidRPr="007E02B4">
                            <w:rPr>
                              <w:rFonts w:ascii="Aptos" w:eastAsia="Aptos" w:hAnsi="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624795B7" id="_x0000_t202" coordsize="21600,21600" o:spt="202" path="m,l,21600r21600,l21600,xe">
              <v:stroke joinstyle="miter"/>
              <v:path gradientshapeok="t" o:connecttype="rect"/>
            </v:shapetype>
            <v:shape id="_x0000_s1144" type="#_x0000_t202" alt="Official Use Only" style="position:absolute;left:0;text-align:left;margin-left:40.05pt;margin-top:0;width:91.25pt;height:33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" filled="f" stroked="f">
              <v:fill o:detectmouseclick="t"/>
              <v:textbox style="mso-fit-shape-to-text:t" inset="0,0,20pt,15pt">
                <w:txbxContent>
                  <w:p w14:paraId="3D6A09FC" w14:textId="280DDD38" w:rsidR="007E02B4" w:rsidRPr="007E02B4" w:rsidRDefault="007E02B4" w:rsidP="007E02B4">
                    <w:pPr>
                      <w:spacing w:after="0"/>
                      <w:rPr>
                        <w:rFonts w:ascii="Aptos" w:eastAsia="Aptos" w:hAnsi="Aptos" w:cs="Aptos"/>
                        <w:noProof/>
                        <w:color w:val="000000"/>
                        <w:sz w:val="20"/>
                        <w:szCs w:val="20"/>
                      </w:rPr>
                    </w:pPr>
                    <w:r w:rsidRPr="007E02B4">
                      <w:rPr>
                        <w:rFonts w:ascii="Aptos" w:eastAsia="Aptos" w:hAnsi="Aptos" w:cs="Aptos"/>
                        <w:noProof/>
                        <w:color w:val="000000"/>
                        <w:sz w:val="20"/>
                        <w:szCs w:val="20"/>
                      </w:rPr>
                      <w:t>Official Use Only</w:t>
                    </w:r>
                  </w:p>
                </w:txbxContent>
              </v:textbox>
              <w10:wrap anchorx="page" anchory="page"/>
            </v:shape>
          </w:pict>
        </mc:Fallback>
      </mc:AlternateContent>
    </w:r>
  </w:p>
  <w:p w14:paraId="07A5080B" w14:textId="77777777" w:rsidR="00813E70" w:rsidRDefault="00813E7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205B5" w14:textId="2D75C28E" w:rsidR="00813E70" w:rsidRDefault="007E02B4">
    <w:pPr>
      <w:pStyle w:val="Footer"/>
      <w:jc w:val="right"/>
    </w:pPr>
    <w:r>
      <w:rPr>
        <w:noProof/>
      </w:rPr>
      <mc:AlternateContent>
        <mc:Choice Requires="wps">
          <w:drawing>
            <wp:anchor distT="0" distB="0" distL="0" distR="0" simplePos="0" relativeHeight="251658240" behindDoc="0" locked="0" layoutInCell="1" allowOverlap="1" wp14:anchorId="19B58C25" wp14:editId="58CDEC29">
              <wp:simplePos x="635" y="635"/>
              <wp:positionH relativeFrom="page">
                <wp:align>right</wp:align>
              </wp:positionH>
              <wp:positionV relativeFrom="page">
                <wp:align>bottom</wp:align>
              </wp:positionV>
              <wp:extent cx="1158875" cy="419100"/>
              <wp:effectExtent l="0" t="0" r="0" b="0"/>
              <wp:wrapNone/>
              <wp:docPr id="1385634580" name="Text Box 1"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58875" cy="419100"/>
                      </a:xfrm>
                      <a:prstGeom prst="rect">
                        <a:avLst/>
                      </a:prstGeom>
                      <a:noFill/>
                      <a:ln>
                        <a:noFill/>
                      </a:ln>
                    </wps:spPr>
                    <wps:txbx>
                      <w:txbxContent>
                        <w:p w14:paraId="6D66019E" w14:textId="7D58F578" w:rsidR="007E02B4" w:rsidRPr="007E02B4" w:rsidRDefault="007E02B4" w:rsidP="007E02B4">
                          <w:pPr>
                            <w:spacing w:after="0"/>
                            <w:rPr>
                              <w:rFonts w:ascii="Aptos" w:eastAsia="Aptos" w:hAnsi="Aptos" w:cs="Aptos"/>
                              <w:noProof/>
                              <w:color w:val="000000"/>
                              <w:sz w:val="20"/>
                              <w:szCs w:val="20"/>
                            </w:rPr>
                          </w:pPr>
                          <w:r w:rsidRPr="007E02B4">
                            <w:rPr>
                              <w:rFonts w:ascii="Aptos" w:eastAsia="Aptos" w:hAnsi="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19B58C25" id="_x0000_t202" coordsize="21600,21600" o:spt="202" path="m,l,21600r21600,l21600,xe">
              <v:stroke joinstyle="miter"/>
              <v:path gradientshapeok="t" o:connecttype="rect"/>
            </v:shapetype>
            <v:shape id="Text Box 1" o:spid="_x0000_s1145" type="#_x0000_t202" alt="Official Use Only" style="position:absolute;left:0;text-align:left;margin-left:40.05pt;margin-top:0;width:91.25pt;height:33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" filled="f" stroked="f">
              <v:fill o:detectmouseclick="t"/>
              <v:textbox style="mso-fit-shape-to-text:t" inset="0,0,20pt,15pt">
                <w:txbxContent>
                  <w:p w14:paraId="6D66019E" w14:textId="7D58F578" w:rsidR="007E02B4" w:rsidRPr="007E02B4" w:rsidRDefault="007E02B4" w:rsidP="007E02B4">
                    <w:pPr>
                      <w:spacing w:after="0"/>
                      <w:rPr>
                        <w:rFonts w:ascii="Aptos" w:eastAsia="Aptos" w:hAnsi="Aptos" w:cs="Aptos"/>
                        <w:noProof/>
                        <w:color w:val="000000"/>
                        <w:sz w:val="20"/>
                        <w:szCs w:val="20"/>
                      </w:rPr>
                    </w:pPr>
                    <w:r w:rsidRPr="007E02B4">
                      <w:rPr>
                        <w:rFonts w:ascii="Aptos" w:eastAsia="Aptos" w:hAnsi="Aptos" w:cs="Aptos"/>
                        <w:noProof/>
                        <w:color w:val="000000"/>
                        <w:sz w:val="20"/>
                        <w:szCs w:val="20"/>
                      </w:rPr>
                      <w:t>Official Use Only</w:t>
                    </w:r>
                  </w:p>
                </w:txbxContent>
              </v:textbox>
              <w10:wrap anchorx="page" anchory="page"/>
            </v:shape>
          </w:pict>
        </mc:Fallback>
      </mc:AlternateContent>
    </w:r>
  </w:p>
  <w:p w14:paraId="4011DDB3" w14:textId="77777777" w:rsidR="00813E70" w:rsidRDefault="00813E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813344" w14:textId="77777777" w:rsidR="005F597B" w:rsidRDefault="005F597B" w:rsidP="00813E70">
      <w:pPr>
        <w:spacing w:before="0" w:after="0"/>
      </w:pPr>
      <w:r>
        <w:separator/>
      </w:r>
    </w:p>
  </w:footnote>
  <w:footnote w:type="continuationSeparator" w:id="0">
    <w:p w14:paraId="0951077A" w14:textId="77777777" w:rsidR="005F597B" w:rsidRDefault="005F597B" w:rsidP="00813E70">
      <w:pPr>
        <w:spacing w:before="0" w:after="0"/>
      </w:pPr>
      <w:r>
        <w:continuationSeparator/>
      </w:r>
    </w:p>
  </w:footnote>
  <w:footnote w:type="continuationNotice" w:id="1">
    <w:p w14:paraId="69A07B7A" w14:textId="77777777" w:rsidR="005F597B" w:rsidRDefault="005F597B">
      <w:pPr>
        <w:spacing w:before="0" w:after="0"/>
      </w:pPr>
    </w:p>
  </w:footnote>
  <w:footnote w:id="2">
    <w:p w14:paraId="19FA6C37" w14:textId="246BA1AC" w:rsidR="00C06BFE" w:rsidRPr="001E25A9" w:rsidRDefault="00C06BFE" w:rsidP="00A84B15">
      <w:pPr>
        <w:pStyle w:val="FootnoteText"/>
        <w:rPr>
          <w:szCs w:val="18"/>
        </w:rPr>
      </w:pPr>
      <w:r w:rsidRPr="001E25A9">
        <w:rPr>
          <w:rStyle w:val="FootnoteReference"/>
          <w:szCs w:val="18"/>
        </w:rPr>
        <w:footnoteRef/>
      </w:r>
      <w:r w:rsidR="00252C9A" w:rsidRPr="001E25A9">
        <w:rPr>
          <w:szCs w:val="18"/>
        </w:rPr>
        <w:t xml:space="preserve"> The tool was create in Excel because </w:t>
      </w:r>
      <w:r w:rsidR="00C14891" w:rsidRPr="001E25A9">
        <w:rPr>
          <w:szCs w:val="18"/>
        </w:rPr>
        <w:t xml:space="preserve">most people continue using this software to carry of fiscal analysis, </w:t>
      </w:r>
      <w:r w:rsidR="00252C9A" w:rsidRPr="001E25A9">
        <w:rPr>
          <w:szCs w:val="18"/>
        </w:rPr>
        <w:t>Excel tables and figures can be easily exported to PowerPoint and Word</w:t>
      </w:r>
      <w:r w:rsidR="00C14891" w:rsidRPr="001E25A9">
        <w:rPr>
          <w:szCs w:val="18"/>
        </w:rPr>
        <w:t>, E</w:t>
      </w:r>
      <w:r w:rsidR="00252C9A" w:rsidRPr="001E25A9">
        <w:rPr>
          <w:szCs w:val="18"/>
        </w:rPr>
        <w:t>xcel allows user</w:t>
      </w:r>
      <w:r w:rsidR="00661B56" w:rsidRPr="001E25A9">
        <w:rPr>
          <w:szCs w:val="18"/>
        </w:rPr>
        <w:t>s</w:t>
      </w:r>
      <w:r w:rsidR="00252C9A" w:rsidRPr="001E25A9">
        <w:rPr>
          <w:szCs w:val="18"/>
        </w:rPr>
        <w:t xml:space="preserve"> to edit the charts and tables and to set any parameters required by the visualization tool</w:t>
      </w:r>
      <w:r w:rsidR="00C14891" w:rsidRPr="001E25A9">
        <w:rPr>
          <w:szCs w:val="18"/>
        </w:rPr>
        <w:t xml:space="preserve">, and </w:t>
      </w:r>
      <w:r w:rsidR="00A67835" w:rsidRPr="001E25A9">
        <w:rPr>
          <w:szCs w:val="18"/>
        </w:rPr>
        <w:t xml:space="preserve">new Excel features </w:t>
      </w:r>
      <w:r w:rsidR="00252C9A" w:rsidRPr="001E25A9">
        <w:rPr>
          <w:szCs w:val="18"/>
        </w:rPr>
        <w:t>allow the tool to be connected to a server to update the information and process large amounts of data.</w:t>
      </w:r>
      <w:r w:rsidRPr="001E25A9">
        <w:rPr>
          <w:szCs w:val="18"/>
        </w:rPr>
        <w:t xml:space="preserve"> </w:t>
      </w:r>
    </w:p>
  </w:footnote>
  <w:footnote w:id="3">
    <w:p w14:paraId="42B88540" w14:textId="3D9D72E5" w:rsidR="006443A3" w:rsidRPr="001E25A9" w:rsidRDefault="006443A3" w:rsidP="00A84B15">
      <w:pPr>
        <w:pStyle w:val="FootnoteText"/>
        <w:rPr>
          <w:szCs w:val="18"/>
        </w:rPr>
      </w:pPr>
      <w:r w:rsidRPr="001E25A9">
        <w:rPr>
          <w:rStyle w:val="FootnoteReference"/>
          <w:szCs w:val="18"/>
        </w:rPr>
        <w:footnoteRef/>
      </w:r>
      <w:r w:rsidRPr="001E25A9">
        <w:rPr>
          <w:szCs w:val="18"/>
        </w:rPr>
        <w:t xml:space="preserve"> </w:t>
      </w:r>
      <w:r w:rsidR="005854EF" w:rsidRPr="001E25A9">
        <w:rPr>
          <w:szCs w:val="18"/>
        </w:rPr>
        <w:t xml:space="preserve">As </w:t>
      </w:r>
      <w:r w:rsidR="002D6363" w:rsidRPr="001E25A9">
        <w:rPr>
          <w:szCs w:val="18"/>
        </w:rPr>
        <w:t>the tool</w:t>
      </w:r>
      <w:r w:rsidR="005854EF" w:rsidRPr="001E25A9">
        <w:rPr>
          <w:szCs w:val="18"/>
        </w:rPr>
        <w:t xml:space="preserve"> rel</w:t>
      </w:r>
      <w:r w:rsidR="002D6363" w:rsidRPr="001E25A9">
        <w:rPr>
          <w:szCs w:val="18"/>
        </w:rPr>
        <w:t>ies</w:t>
      </w:r>
      <w:r w:rsidR="005854EF" w:rsidRPr="001E25A9">
        <w:rPr>
          <w:szCs w:val="18"/>
        </w:rPr>
        <w:t xml:space="preserve"> on some </w:t>
      </w:r>
      <w:r w:rsidR="006A0932" w:rsidRPr="001E25A9">
        <w:rPr>
          <w:szCs w:val="18"/>
        </w:rPr>
        <w:t>new</w:t>
      </w:r>
      <w:r w:rsidR="005854EF" w:rsidRPr="001E25A9">
        <w:rPr>
          <w:szCs w:val="18"/>
        </w:rPr>
        <w:t xml:space="preserve"> </w:t>
      </w:r>
      <w:r w:rsidR="00EF63A5" w:rsidRPr="001E25A9">
        <w:rPr>
          <w:szCs w:val="18"/>
        </w:rPr>
        <w:t xml:space="preserve">Excel features, </w:t>
      </w:r>
      <w:r w:rsidR="00F60393" w:rsidRPr="001E25A9">
        <w:rPr>
          <w:szCs w:val="18"/>
        </w:rPr>
        <w:t>Microsoft Excel 2016 or newer is needed.</w:t>
      </w:r>
    </w:p>
  </w:footnote>
  <w:footnote w:id="4">
    <w:p w14:paraId="3D2E454E" w14:textId="1ECEAA86" w:rsidR="00E01049" w:rsidRPr="001E25A9" w:rsidRDefault="00E01049" w:rsidP="00E01049">
      <w:pPr>
        <w:pStyle w:val="FootnoteText"/>
        <w:rPr>
          <w:szCs w:val="18"/>
        </w:rPr>
      </w:pPr>
      <w:r w:rsidRPr="001E25A9">
        <w:rPr>
          <w:rStyle w:val="FootnoteReference"/>
          <w:szCs w:val="18"/>
        </w:rPr>
        <w:footnoteRef/>
      </w:r>
      <w:r w:rsidRPr="001E25A9">
        <w:rPr>
          <w:szCs w:val="18"/>
        </w:rPr>
        <w:t xml:space="preserve"> The “Macro-fiscal” group contain</w:t>
      </w:r>
      <w:r w:rsidR="005B09DA" w:rsidRPr="001E25A9">
        <w:rPr>
          <w:szCs w:val="18"/>
        </w:rPr>
        <w:t>s</w:t>
      </w:r>
      <w:r w:rsidRPr="001E25A9">
        <w:rPr>
          <w:szCs w:val="18"/>
        </w:rPr>
        <w:t xml:space="preserve"> visualizations to evaluate the key macro-fiscal trends, identify drivers of fiscal balance changes, and assess debt dynamics, fiscal risks, and cyclically adjusted fiscal balances. The second group, “Revenues”, provides detailed revenue profiles of states, including dependency on central government transfers and analysis of fiscal revenues. The third group, “Expenditures”, breaks down expenditure categories based on functional classification, compares spending efficiency, and includes analyses of public expenditure, current expenditure, and capital outlay.</w:t>
      </w:r>
    </w:p>
  </w:footnote>
  <w:footnote w:id="5">
    <w:p w14:paraId="01EE22AD" w14:textId="5C4CDE90" w:rsidR="00D8646B" w:rsidRPr="001E25A9" w:rsidRDefault="00D8646B" w:rsidP="00A84B15">
      <w:pPr>
        <w:pStyle w:val="FootnoteText"/>
        <w:rPr>
          <w:szCs w:val="18"/>
        </w:rPr>
      </w:pPr>
      <w:r w:rsidRPr="001E25A9">
        <w:rPr>
          <w:rStyle w:val="FootnoteReference"/>
          <w:szCs w:val="18"/>
        </w:rPr>
        <w:footnoteRef/>
      </w:r>
      <w:r w:rsidRPr="001E25A9">
        <w:rPr>
          <w:szCs w:val="18"/>
        </w:rPr>
        <w:t xml:space="preserve"> This information is </w:t>
      </w:r>
      <w:r w:rsidR="002607FF" w:rsidRPr="001E25A9">
        <w:rPr>
          <w:szCs w:val="18"/>
        </w:rPr>
        <w:t>retrieved</w:t>
      </w:r>
      <w:r w:rsidRPr="001E25A9">
        <w:rPr>
          <w:szCs w:val="18"/>
        </w:rPr>
        <w:t xml:space="preserve"> </w:t>
      </w:r>
      <w:r w:rsidR="002607FF" w:rsidRPr="001E25A9">
        <w:rPr>
          <w:szCs w:val="18"/>
        </w:rPr>
        <w:t>in</w:t>
      </w:r>
      <w:r w:rsidRPr="001E25A9">
        <w:rPr>
          <w:szCs w:val="18"/>
        </w:rPr>
        <w:t xml:space="preserve"> the hidden </w:t>
      </w:r>
      <w:r w:rsidR="002607FF" w:rsidRPr="001E25A9">
        <w:rPr>
          <w:szCs w:val="18"/>
        </w:rPr>
        <w:t>backend</w:t>
      </w:r>
      <w:r w:rsidRPr="001E25A9">
        <w:rPr>
          <w:szCs w:val="18"/>
        </w:rPr>
        <w:t xml:space="preserve"> </w:t>
      </w:r>
      <w:r w:rsidR="002607FF" w:rsidRPr="001E25A9">
        <w:rPr>
          <w:szCs w:val="18"/>
        </w:rPr>
        <w:t>so user</w:t>
      </w:r>
      <w:r w:rsidR="00661B56" w:rsidRPr="001E25A9">
        <w:rPr>
          <w:szCs w:val="18"/>
        </w:rPr>
        <w:t>s</w:t>
      </w:r>
      <w:r w:rsidR="002607FF" w:rsidRPr="001E25A9">
        <w:rPr>
          <w:szCs w:val="18"/>
        </w:rPr>
        <w:t xml:space="preserve"> can access the data in Excel. Alternatively, user</w:t>
      </w:r>
      <w:r w:rsidR="00431698" w:rsidRPr="001E25A9">
        <w:rPr>
          <w:szCs w:val="18"/>
        </w:rPr>
        <w:t>s</w:t>
      </w:r>
      <w:r w:rsidR="002607FF" w:rsidRPr="001E25A9">
        <w:rPr>
          <w:szCs w:val="18"/>
        </w:rPr>
        <w:t xml:space="preserve"> can download the backend databases in </w:t>
      </w:r>
      <w:r w:rsidR="00A36B22" w:rsidRPr="001E25A9">
        <w:rPr>
          <w:szCs w:val="18"/>
        </w:rPr>
        <w:t>CSV</w:t>
      </w:r>
      <w:r w:rsidR="002607FF" w:rsidRPr="001E25A9">
        <w:rPr>
          <w:szCs w:val="18"/>
        </w:rPr>
        <w:t xml:space="preserve"> format </w:t>
      </w:r>
      <w:r w:rsidR="007F5ED6" w:rsidRPr="001E25A9">
        <w:rPr>
          <w:szCs w:val="18"/>
        </w:rPr>
        <w:t>from</w:t>
      </w:r>
      <w:r w:rsidR="002607FF" w:rsidRPr="001E25A9">
        <w:rPr>
          <w:szCs w:val="18"/>
        </w:rPr>
        <w:t xml:space="preserve"> SharePoint.</w:t>
      </w:r>
    </w:p>
  </w:footnote>
  <w:footnote w:id="6">
    <w:p w14:paraId="2DF15BB9" w14:textId="0E6B54F6" w:rsidR="00F871EE" w:rsidRPr="001E25A9" w:rsidRDefault="00F871EE" w:rsidP="00F871EE">
      <w:pPr>
        <w:pStyle w:val="FootnoteText"/>
        <w:rPr>
          <w:szCs w:val="18"/>
        </w:rPr>
      </w:pPr>
      <w:r w:rsidRPr="001E25A9">
        <w:rPr>
          <w:rStyle w:val="FootnoteReference"/>
          <w:szCs w:val="18"/>
        </w:rPr>
        <w:footnoteRef/>
      </w:r>
      <w:r w:rsidRPr="001E25A9">
        <w:rPr>
          <w:szCs w:val="18"/>
        </w:rPr>
        <w:t xml:space="preserve"> This password can </w:t>
      </w:r>
      <w:r w:rsidR="00413CD3">
        <w:rPr>
          <w:szCs w:val="18"/>
        </w:rPr>
        <w:t xml:space="preserve">also </w:t>
      </w:r>
      <w:r w:rsidRPr="001E25A9">
        <w:rPr>
          <w:szCs w:val="18"/>
        </w:rPr>
        <w:t>be used to explore and edit the Visual Basic for Applications (VBA) code.</w:t>
      </w:r>
    </w:p>
  </w:footnote>
  <w:footnote w:id="7">
    <w:p w14:paraId="62367234" w14:textId="608C5EBC" w:rsidR="00DD37DD" w:rsidRPr="001E25A9" w:rsidRDefault="00DD37DD" w:rsidP="00A84B15">
      <w:pPr>
        <w:pStyle w:val="FootnoteText"/>
        <w:rPr>
          <w:szCs w:val="18"/>
        </w:rPr>
      </w:pPr>
      <w:r w:rsidRPr="001E25A9">
        <w:rPr>
          <w:rStyle w:val="FootnoteReference"/>
          <w:szCs w:val="18"/>
        </w:rPr>
        <w:footnoteRef/>
      </w:r>
      <w:r w:rsidRPr="001E25A9">
        <w:rPr>
          <w:szCs w:val="18"/>
        </w:rPr>
        <w:t xml:space="preserve"> We use K-mean</w:t>
      </w:r>
      <w:r w:rsidR="00746F26" w:rsidRPr="001E25A9">
        <w:rPr>
          <w:szCs w:val="18"/>
        </w:rPr>
        <w:t>s</w:t>
      </w:r>
      <w:r w:rsidRPr="001E25A9">
        <w:rPr>
          <w:szCs w:val="18"/>
        </w:rPr>
        <w:t xml:space="preserve"> clustering to identify the suggested peer group based on income per capita and population.</w:t>
      </w:r>
      <w:r w:rsidR="00F22E82">
        <w:rPr>
          <w:szCs w:val="18"/>
        </w:rPr>
        <w:t xml:space="preserve"> </w:t>
      </w:r>
      <w:r w:rsidR="00CE290A">
        <w:rPr>
          <w:szCs w:val="18"/>
        </w:rPr>
        <w:t xml:space="preserve">For details on K-means clustering algorithm, refer to </w:t>
      </w:r>
      <w:r w:rsidR="00F22E82" w:rsidRPr="007A74A6">
        <w:rPr>
          <w:i/>
          <w:iCs/>
          <w:szCs w:val="18"/>
        </w:rPr>
        <w:t xml:space="preserve">James, G., Witten, D., Hastie, T., &amp; </w:t>
      </w:r>
      <w:proofErr w:type="spellStart"/>
      <w:r w:rsidR="00F22E82" w:rsidRPr="007A74A6">
        <w:rPr>
          <w:i/>
          <w:iCs/>
          <w:szCs w:val="18"/>
        </w:rPr>
        <w:t>Tibshirani</w:t>
      </w:r>
      <w:proofErr w:type="spellEnd"/>
      <w:r w:rsidR="00F22E82" w:rsidRPr="007A74A6">
        <w:rPr>
          <w:i/>
          <w:iCs/>
          <w:szCs w:val="18"/>
        </w:rPr>
        <w:t>, R. (2013). </w:t>
      </w:r>
      <w:r w:rsidR="00F22E82" w:rsidRPr="00CE290A">
        <w:rPr>
          <w:i/>
          <w:iCs/>
          <w:szCs w:val="18"/>
        </w:rPr>
        <w:t>An introduction to statistical learning: with applications in R.</w:t>
      </w:r>
      <w:r w:rsidR="00F22E82" w:rsidRPr="007A74A6">
        <w:rPr>
          <w:i/>
          <w:iCs/>
          <w:szCs w:val="18"/>
        </w:rPr>
        <w:t> Corrected edition. Springer.</w:t>
      </w:r>
    </w:p>
  </w:footnote>
  <w:footnote w:id="8">
    <w:p w14:paraId="35501775" w14:textId="248C819A" w:rsidR="00FA638F" w:rsidRPr="001E25A9" w:rsidRDefault="00FA638F" w:rsidP="008D37D4">
      <w:pPr>
        <w:pStyle w:val="FootnoteText"/>
        <w:rPr>
          <w:szCs w:val="18"/>
        </w:rPr>
      </w:pPr>
      <w:r w:rsidRPr="001E25A9">
        <w:rPr>
          <w:rStyle w:val="FootnoteReference"/>
          <w:szCs w:val="18"/>
        </w:rPr>
        <w:footnoteRef/>
      </w:r>
      <w:r w:rsidRPr="001E25A9">
        <w:rPr>
          <w:szCs w:val="18"/>
        </w:rPr>
        <w:t xml:space="preserve"> </w:t>
      </w:r>
      <w:r w:rsidR="00F871EE" w:rsidRPr="001E25A9">
        <w:rPr>
          <w:szCs w:val="18"/>
        </w:rPr>
        <w:t>T</w:t>
      </w:r>
      <w:r w:rsidR="008D37D4" w:rsidRPr="001E25A9">
        <w:rPr>
          <w:szCs w:val="18"/>
        </w:rPr>
        <w:t>otal outstanding liabilities include a comprehensive range of financial obligations such as market loans, power bonds, UDAY, compensation and other bonds, loans from various financial institutions (including NSSF, LIC, GIC, NABARD, SBI, and other banks), loans and advances from the Centre, provident funds, reserve funds, deposits and advances, and the contingency fund, with the total being the sum of these components.</w:t>
      </w:r>
    </w:p>
  </w:footnote>
  <w:footnote w:id="9">
    <w:p w14:paraId="5480560A" w14:textId="43BB9302" w:rsidR="00C5470C" w:rsidRPr="001E25A9" w:rsidRDefault="00C5470C" w:rsidP="00A84B15">
      <w:pPr>
        <w:pStyle w:val="FootnoteText"/>
        <w:rPr>
          <w:szCs w:val="18"/>
        </w:rPr>
      </w:pPr>
      <w:r w:rsidRPr="001E25A9">
        <w:rPr>
          <w:rStyle w:val="FootnoteReference"/>
          <w:szCs w:val="18"/>
        </w:rPr>
        <w:footnoteRef/>
      </w:r>
      <w:r w:rsidRPr="001E25A9">
        <w:rPr>
          <w:szCs w:val="18"/>
        </w:rPr>
        <w:t xml:space="preserve"> Fo</w:t>
      </w:r>
      <w:r w:rsidR="001E1CCA">
        <w:rPr>
          <w:szCs w:val="18"/>
        </w:rPr>
        <w:t>r</w:t>
      </w:r>
      <w:r w:rsidRPr="001E25A9">
        <w:rPr>
          <w:szCs w:val="18"/>
        </w:rPr>
        <w:t xml:space="preserve"> additional information on this decomposition refer to “A Guide and Tool for Projecting Public Debt and Fiscal Adjustment Paths with Local- and Foreign-Currency Debt” (IMF, 2021).</w:t>
      </w:r>
    </w:p>
  </w:footnote>
  <w:footnote w:id="10">
    <w:p w14:paraId="4555FC3B" w14:textId="160DBBD0" w:rsidR="00F53689" w:rsidRPr="001E25A9" w:rsidRDefault="00F53689" w:rsidP="00A84B15">
      <w:pPr>
        <w:pStyle w:val="FootnoteText"/>
        <w:rPr>
          <w:szCs w:val="18"/>
        </w:rPr>
      </w:pPr>
      <w:r w:rsidRPr="001E25A9">
        <w:rPr>
          <w:rStyle w:val="FootnoteReference"/>
          <w:szCs w:val="18"/>
        </w:rPr>
        <w:footnoteRef/>
      </w:r>
      <w:r w:rsidRPr="001E25A9">
        <w:rPr>
          <w:szCs w:val="18"/>
        </w:rPr>
        <w:t xml:space="preserve"> </w:t>
      </w:r>
      <w:r w:rsidR="00114AED" w:rsidRPr="001E25A9">
        <w:rPr>
          <w:szCs w:val="18"/>
        </w:rPr>
        <w:t>Although</w:t>
      </w:r>
      <w:r w:rsidRPr="001E25A9">
        <w:rPr>
          <w:szCs w:val="18"/>
        </w:rPr>
        <w:t xml:space="preserve"> the </w:t>
      </w:r>
      <w:r w:rsidR="006804B4" w:rsidRPr="001E25A9">
        <w:rPr>
          <w:szCs w:val="18"/>
        </w:rPr>
        <w:t>use</w:t>
      </w:r>
      <w:r w:rsidRPr="001E25A9">
        <w:rPr>
          <w:szCs w:val="18"/>
        </w:rPr>
        <w:t xml:space="preserve"> of </w:t>
      </w:r>
      <w:r w:rsidR="00114AED" w:rsidRPr="001E25A9">
        <w:rPr>
          <w:szCs w:val="18"/>
        </w:rPr>
        <w:t xml:space="preserve">cyclically adjusted primary balances </w:t>
      </w:r>
      <w:r w:rsidR="00246775" w:rsidRPr="001E25A9">
        <w:rPr>
          <w:szCs w:val="18"/>
        </w:rPr>
        <w:t>at the subnational</w:t>
      </w:r>
      <w:r w:rsidR="00981731" w:rsidRPr="001E25A9">
        <w:rPr>
          <w:szCs w:val="18"/>
        </w:rPr>
        <w:t xml:space="preserve"> level</w:t>
      </w:r>
      <w:r w:rsidR="00246775" w:rsidRPr="001E25A9">
        <w:rPr>
          <w:szCs w:val="18"/>
        </w:rPr>
        <w:t xml:space="preserve"> </w:t>
      </w:r>
      <w:r w:rsidR="00114AED" w:rsidRPr="001E25A9">
        <w:rPr>
          <w:szCs w:val="18"/>
        </w:rPr>
        <w:t xml:space="preserve">is </w:t>
      </w:r>
      <w:r w:rsidR="003D239C" w:rsidRPr="001E25A9">
        <w:rPr>
          <w:szCs w:val="18"/>
        </w:rPr>
        <w:t xml:space="preserve">not </w:t>
      </w:r>
      <w:r w:rsidR="00246775" w:rsidRPr="001E25A9">
        <w:rPr>
          <w:szCs w:val="18"/>
        </w:rPr>
        <w:t xml:space="preserve">entirely appropriate because the income of a state does not depend more on </w:t>
      </w:r>
      <w:r w:rsidR="007339D2" w:rsidRPr="001E25A9">
        <w:rPr>
          <w:szCs w:val="18"/>
        </w:rPr>
        <w:t>country</w:t>
      </w:r>
      <w:r w:rsidR="007B6150" w:rsidRPr="001E25A9">
        <w:rPr>
          <w:szCs w:val="18"/>
        </w:rPr>
        <w:t xml:space="preserve"> income </w:t>
      </w:r>
      <w:r w:rsidR="00246775" w:rsidRPr="001E25A9">
        <w:rPr>
          <w:szCs w:val="18"/>
        </w:rPr>
        <w:t xml:space="preserve">than on </w:t>
      </w:r>
      <w:r w:rsidR="007339D2" w:rsidRPr="001E25A9">
        <w:rPr>
          <w:szCs w:val="18"/>
        </w:rPr>
        <w:t>states’</w:t>
      </w:r>
      <w:r w:rsidR="00246775" w:rsidRPr="001E25A9">
        <w:rPr>
          <w:szCs w:val="18"/>
        </w:rPr>
        <w:t xml:space="preserve"> income</w:t>
      </w:r>
      <w:r w:rsidR="00C31E5E" w:rsidRPr="001E25A9">
        <w:rPr>
          <w:szCs w:val="18"/>
        </w:rPr>
        <w:t>, th</w:t>
      </w:r>
      <w:r w:rsidR="00D14E8C" w:rsidRPr="001E25A9">
        <w:rPr>
          <w:szCs w:val="18"/>
        </w:rPr>
        <w:t xml:space="preserve">is analysis </w:t>
      </w:r>
      <w:r w:rsidR="00C31E5E" w:rsidRPr="001E25A9">
        <w:rPr>
          <w:szCs w:val="18"/>
        </w:rPr>
        <w:t>was kept</w:t>
      </w:r>
      <w:r w:rsidR="001561C3" w:rsidRPr="001E25A9">
        <w:rPr>
          <w:szCs w:val="18"/>
        </w:rPr>
        <w:t xml:space="preserve"> </w:t>
      </w:r>
      <w:r w:rsidR="00C31E5E" w:rsidRPr="001E25A9">
        <w:rPr>
          <w:szCs w:val="18"/>
        </w:rPr>
        <w:t xml:space="preserve">as per </w:t>
      </w:r>
      <w:r w:rsidR="00F4203D" w:rsidRPr="001E25A9">
        <w:rPr>
          <w:szCs w:val="18"/>
        </w:rPr>
        <w:t xml:space="preserve">the </w:t>
      </w:r>
      <w:r w:rsidR="00C31E5E" w:rsidRPr="001E25A9">
        <w:rPr>
          <w:szCs w:val="18"/>
        </w:rPr>
        <w:t>country team</w:t>
      </w:r>
      <w:r w:rsidR="00C118F0" w:rsidRPr="001E25A9">
        <w:rPr>
          <w:szCs w:val="18"/>
        </w:rPr>
        <w:t>’s</w:t>
      </w:r>
      <w:r w:rsidR="00C31E5E" w:rsidRPr="001E25A9">
        <w:rPr>
          <w:szCs w:val="18"/>
        </w:rPr>
        <w:t xml:space="preserve"> requirement.</w:t>
      </w:r>
    </w:p>
  </w:footnote>
  <w:footnote w:id="11">
    <w:p w14:paraId="0E12A6CB" w14:textId="26F55B79" w:rsidR="00C26245" w:rsidRPr="001E25A9" w:rsidRDefault="00C26245" w:rsidP="00A84B15">
      <w:pPr>
        <w:pStyle w:val="FootnoteText"/>
        <w:rPr>
          <w:szCs w:val="18"/>
        </w:rPr>
      </w:pPr>
      <w:r w:rsidRPr="001E25A9">
        <w:rPr>
          <w:rStyle w:val="FootnoteReference"/>
          <w:szCs w:val="18"/>
        </w:rPr>
        <w:footnoteRef/>
      </w:r>
      <w:r w:rsidRPr="001E25A9">
        <w:rPr>
          <w:szCs w:val="18"/>
        </w:rPr>
        <w:t xml:space="preserve"> For additional information on how to calculate the cyclically adjusted primary balance</w:t>
      </w:r>
      <w:r w:rsidR="001C1001" w:rsidRPr="001E25A9">
        <w:rPr>
          <w:szCs w:val="18"/>
        </w:rPr>
        <w:t>,</w:t>
      </w:r>
      <w:r w:rsidRPr="001E25A9">
        <w:rPr>
          <w:szCs w:val="18"/>
        </w:rPr>
        <w:t xml:space="preserve"> refer to “PFR Fundamentals: Fiscal Policy Cyclicality” (World Bank, </w:t>
      </w:r>
      <w:hyperlink r:id="rId1" w:history="1">
        <w:r w:rsidRPr="001E25A9">
          <w:rPr>
            <w:rStyle w:val="Hyperlink"/>
            <w:szCs w:val="18"/>
          </w:rPr>
          <w:t>2024</w:t>
        </w:r>
      </w:hyperlink>
      <w:r w:rsidRPr="001E25A9">
        <w:rPr>
          <w:szCs w:val="18"/>
        </w:rPr>
        <w:t>) or “Computing Cyclically Adjusted Balances and Automatic Stabilizers” (</w:t>
      </w:r>
      <w:proofErr w:type="spellStart"/>
      <w:r w:rsidRPr="001E25A9">
        <w:rPr>
          <w:szCs w:val="18"/>
        </w:rPr>
        <w:t>Fedelino</w:t>
      </w:r>
      <w:proofErr w:type="spellEnd"/>
      <w:r w:rsidRPr="001E25A9">
        <w:rPr>
          <w:szCs w:val="18"/>
        </w:rPr>
        <w:t xml:space="preserve">, Ivanova, and Hoston, </w:t>
      </w:r>
      <w:hyperlink r:id="rId2" w:history="1">
        <w:r w:rsidRPr="001E25A9">
          <w:rPr>
            <w:rStyle w:val="Hyperlink"/>
            <w:szCs w:val="18"/>
          </w:rPr>
          <w:t>2009</w:t>
        </w:r>
      </w:hyperlink>
      <w:r w:rsidRPr="001E25A9">
        <w:rPr>
          <w:szCs w:val="18"/>
        </w:rPr>
        <w:t>)</w:t>
      </w:r>
      <w:r w:rsidR="00AE350F" w:rsidRPr="001E25A9">
        <w:rPr>
          <w:szCs w:val="18"/>
        </w:rPr>
        <w:t>.</w:t>
      </w:r>
    </w:p>
  </w:footnote>
  <w:footnote w:id="12">
    <w:p w14:paraId="13DE6505" w14:textId="00AD641B" w:rsidR="00B224C0" w:rsidRPr="001E25A9" w:rsidRDefault="00B224C0" w:rsidP="00A84B15">
      <w:pPr>
        <w:pStyle w:val="FootnoteText"/>
        <w:rPr>
          <w:szCs w:val="18"/>
        </w:rPr>
      </w:pPr>
      <w:r w:rsidRPr="001E25A9">
        <w:rPr>
          <w:rStyle w:val="FootnoteReference"/>
          <w:szCs w:val="18"/>
        </w:rPr>
        <w:footnoteRef/>
      </w:r>
      <w:r w:rsidRPr="001E25A9">
        <w:rPr>
          <w:szCs w:val="18"/>
        </w:rPr>
        <w:t xml:space="preserve"> </w:t>
      </w:r>
      <w:r w:rsidR="00030790" w:rsidRPr="001E25A9">
        <w:rPr>
          <w:szCs w:val="18"/>
        </w:rPr>
        <w:t>Total current expenditure is further divided into current developmental spending, which includes social services and economic services, and current non-developmental expenditure, which encompasses organs of state, fiscal services, interest payments and servicing of debt, administrative services, pensions, miscellaneous general services, grants, and reserves with the financial department. Total capital outlay is categorized into development capital outlay, social and economic services, and non-development capital outlay. Loans and advances are classified into development purposes, including social and economic services, and non-development purposes.</w:t>
      </w:r>
    </w:p>
  </w:footnote>
  <w:footnote w:id="13">
    <w:p w14:paraId="5F064F19" w14:textId="0641DAE1" w:rsidR="00D47DAE" w:rsidRPr="001E25A9" w:rsidRDefault="00D47DAE" w:rsidP="00A84B15">
      <w:pPr>
        <w:pStyle w:val="FootnoteText"/>
        <w:rPr>
          <w:szCs w:val="18"/>
        </w:rPr>
      </w:pPr>
      <w:r w:rsidRPr="001E25A9">
        <w:rPr>
          <w:rStyle w:val="FootnoteReference"/>
          <w:szCs w:val="18"/>
        </w:rPr>
        <w:footnoteRef/>
      </w:r>
      <w:r w:rsidRPr="001E25A9">
        <w:rPr>
          <w:szCs w:val="18"/>
        </w:rPr>
        <w:t xml:space="preserve"> For details on methodology, refer to </w:t>
      </w:r>
      <w:r w:rsidR="009122D9" w:rsidRPr="001E25A9">
        <w:rPr>
          <w:szCs w:val="18"/>
        </w:rPr>
        <w:t>“</w:t>
      </w:r>
      <w:r w:rsidRPr="001E25A9">
        <w:rPr>
          <w:i/>
          <w:iCs/>
          <w:szCs w:val="18"/>
        </w:rPr>
        <w:t>Public Finance Review Data Visualization Tool: An Application to Indian States</w:t>
      </w:r>
      <w:r w:rsidR="009122D9" w:rsidRPr="001E25A9">
        <w:rPr>
          <w:i/>
          <w:iCs/>
          <w:szCs w:val="18"/>
        </w:rPr>
        <w:t>”</w:t>
      </w:r>
      <w:r w:rsidRPr="001E25A9">
        <w:rPr>
          <w:szCs w:val="18"/>
        </w:rPr>
        <w:t xml:space="preserve"> in </w:t>
      </w:r>
      <w:hyperlink r:id="rId3" w:history="1">
        <w:r w:rsidRPr="001E25A9">
          <w:rPr>
            <w:rStyle w:val="Hyperlink"/>
            <w:szCs w:val="18"/>
          </w:rPr>
          <w:t>NIPFP States Forum 2024 Compendium</w:t>
        </w:r>
      </w:hyperlink>
      <w:r w:rsidR="009122D9" w:rsidRPr="001E25A9">
        <w:rPr>
          <w:szCs w:val="18"/>
        </w:rPr>
        <w:t xml:space="preserve"> or “PFR Fundamentals: Spending Efficiency” (World Bank, </w:t>
      </w:r>
      <w:hyperlink r:id="rId4" w:history="1">
        <w:r w:rsidR="009122D9" w:rsidRPr="001E25A9">
          <w:rPr>
            <w:rStyle w:val="Hyperlink"/>
            <w:szCs w:val="18"/>
          </w:rPr>
          <w:t>2025</w:t>
        </w:r>
      </w:hyperlink>
      <w:r w:rsidR="009122D9" w:rsidRPr="001E25A9">
        <w:rPr>
          <w:szCs w:val="18"/>
        </w:rPr>
        <w:t>)</w:t>
      </w:r>
    </w:p>
  </w:footnote>
  <w:footnote w:id="14">
    <w:p w14:paraId="77E9612D" w14:textId="33533C38" w:rsidR="00381F6D" w:rsidRPr="001E25A9" w:rsidRDefault="00381F6D" w:rsidP="00A84B15">
      <w:pPr>
        <w:pStyle w:val="FootnoteText"/>
        <w:rPr>
          <w:szCs w:val="18"/>
        </w:rPr>
      </w:pPr>
      <w:r w:rsidRPr="001E25A9">
        <w:rPr>
          <w:rStyle w:val="FootnoteReference"/>
          <w:szCs w:val="18"/>
        </w:rPr>
        <w:footnoteRef/>
      </w:r>
      <w:r w:rsidRPr="001E25A9">
        <w:rPr>
          <w:szCs w:val="18"/>
        </w:rPr>
        <w:t xml:space="preserve"> </w:t>
      </w:r>
      <w:r w:rsidR="0011714B" w:rsidRPr="001E25A9">
        <w:rPr>
          <w:szCs w:val="18"/>
        </w:rPr>
        <w:t xml:space="preserve">The NITI Health Index is a composite index to monitor progress, identify areas for improvement, and potentially provide performance-based incentives. </w:t>
      </w:r>
      <w:r w:rsidR="00952610" w:rsidRPr="001E25A9">
        <w:rPr>
          <w:szCs w:val="18"/>
        </w:rPr>
        <w:t>The NAHI evaluates states based on 23 essential factors: health outcomes, governance, key inputs, and processes.</w:t>
      </w:r>
      <w:r w:rsidR="00001666" w:rsidRPr="001E25A9">
        <w:rPr>
          <w:szCs w:val="18"/>
        </w:rPr>
        <w:t xml:space="preserve"> For details refer to “Fiscal Health Index</w:t>
      </w:r>
      <w:r w:rsidR="006608AC" w:rsidRPr="001E25A9">
        <w:rPr>
          <w:szCs w:val="18"/>
        </w:rPr>
        <w:t>, 2025</w:t>
      </w:r>
      <w:r w:rsidR="00001666" w:rsidRPr="001E25A9">
        <w:rPr>
          <w:szCs w:val="18"/>
        </w:rPr>
        <w:t>”</w:t>
      </w:r>
      <w:r w:rsidR="006608AC" w:rsidRPr="001E25A9">
        <w:rPr>
          <w:szCs w:val="18"/>
        </w:rPr>
        <w:t xml:space="preserve"> (NITI A</w:t>
      </w:r>
      <w:r w:rsidR="00E40BE0" w:rsidRPr="001E25A9">
        <w:rPr>
          <w:szCs w:val="18"/>
        </w:rPr>
        <w:t>a</w:t>
      </w:r>
      <w:r w:rsidR="006608AC" w:rsidRPr="001E25A9">
        <w:rPr>
          <w:szCs w:val="18"/>
        </w:rPr>
        <w:t xml:space="preserve">yog, </w:t>
      </w:r>
      <w:hyperlink r:id="rId5" w:history="1">
        <w:r w:rsidR="006608AC" w:rsidRPr="001E25A9">
          <w:rPr>
            <w:rStyle w:val="Hyperlink"/>
            <w:szCs w:val="18"/>
          </w:rPr>
          <w:t>2025</w:t>
        </w:r>
      </w:hyperlink>
      <w:r w:rsidR="006608AC" w:rsidRPr="001E25A9">
        <w:rPr>
          <w:szCs w:val="18"/>
        </w:rPr>
        <w:t>)</w:t>
      </w:r>
    </w:p>
  </w:footnote>
  <w:footnote w:id="15">
    <w:p w14:paraId="03859666" w14:textId="37D12BB5" w:rsidR="003E3DF7" w:rsidRPr="001E25A9" w:rsidRDefault="003E3DF7">
      <w:pPr>
        <w:pStyle w:val="FootnoteText"/>
        <w:rPr>
          <w:szCs w:val="18"/>
        </w:rPr>
      </w:pPr>
      <w:r w:rsidRPr="001E25A9">
        <w:rPr>
          <w:rStyle w:val="FootnoteReference"/>
          <w:szCs w:val="18"/>
        </w:rPr>
        <w:footnoteRef/>
      </w:r>
      <w:r w:rsidRPr="001E25A9">
        <w:rPr>
          <w:szCs w:val="18"/>
        </w:rPr>
        <w:t xml:space="preserve"> </w:t>
      </w:r>
      <w:r w:rsidR="001E25A9" w:rsidRPr="001E25A9">
        <w:rPr>
          <w:szCs w:val="18"/>
        </w:rPr>
        <w:t>Revenue deficit is the difference between current expenditure and current receipts, while fiscal deficit compares the total expenditure and total receipts (including capital expenditures and non-debt-creating capital receipts).</w:t>
      </w:r>
    </w:p>
  </w:footnote>
  <w:footnote w:id="16">
    <w:p w14:paraId="55E911A7" w14:textId="5F5A9811" w:rsidR="003E3DF7" w:rsidRPr="001E25A9" w:rsidRDefault="003E3DF7">
      <w:pPr>
        <w:pStyle w:val="FootnoteText"/>
        <w:rPr>
          <w:szCs w:val="18"/>
        </w:rPr>
      </w:pPr>
      <w:r w:rsidRPr="001E25A9">
        <w:rPr>
          <w:rStyle w:val="FootnoteReference"/>
          <w:szCs w:val="18"/>
        </w:rPr>
        <w:footnoteRef/>
      </w:r>
      <w:r w:rsidRPr="001E25A9">
        <w:rPr>
          <w:szCs w:val="18"/>
        </w:rPr>
        <w:t xml:space="preserve"> </w:t>
      </w:r>
      <w:r w:rsidR="001E25A9" w:rsidRPr="001E25A9">
        <w:rPr>
          <w:szCs w:val="18"/>
        </w:rPr>
        <w:t>Development expenditure includes all current and capital outlays for development purposes, including social (like education, health, etc.) and economic services (like rural development, power projects, etc.). Capital outlays include capital outlays related to both developmental and non-developmental purposes. Refer to RBI State Finance Study for detailed classification.</w:t>
      </w:r>
    </w:p>
  </w:footnote>
  <w:footnote w:id="17">
    <w:p w14:paraId="6471B230" w14:textId="2AD1EB0F" w:rsidR="001375E8" w:rsidRPr="001E25A9" w:rsidRDefault="001375E8" w:rsidP="00A84B15">
      <w:pPr>
        <w:pStyle w:val="FootnoteText"/>
        <w:rPr>
          <w:szCs w:val="18"/>
        </w:rPr>
      </w:pPr>
      <w:r w:rsidRPr="001E25A9">
        <w:rPr>
          <w:rStyle w:val="FootnoteReference"/>
          <w:szCs w:val="18"/>
        </w:rPr>
        <w:footnoteRef/>
      </w:r>
      <w:r w:rsidRPr="001E25A9">
        <w:rPr>
          <w:szCs w:val="18"/>
        </w:rPr>
        <w:t xml:space="preserve"> This index can be </w:t>
      </w:r>
      <w:r w:rsidR="005F66A9" w:rsidRPr="001E25A9">
        <w:rPr>
          <w:szCs w:val="18"/>
        </w:rPr>
        <w:t>modified</w:t>
      </w:r>
      <w:r w:rsidR="00651BA5" w:rsidRPr="001E25A9">
        <w:rPr>
          <w:szCs w:val="18"/>
        </w:rPr>
        <w:t xml:space="preserve"> to set</w:t>
      </w:r>
      <w:r w:rsidRPr="001E25A9">
        <w:rPr>
          <w:szCs w:val="18"/>
        </w:rPr>
        <w:t xml:space="preserve"> a traffic light system like the one used in some Latin American countries</w:t>
      </w:r>
      <w:r w:rsidR="005F66A9" w:rsidRPr="001E25A9">
        <w:rPr>
          <w:szCs w:val="18"/>
        </w:rPr>
        <w:t xml:space="preserve"> to set sub</w:t>
      </w:r>
      <w:r w:rsidR="00484E9E" w:rsidRPr="001E25A9">
        <w:rPr>
          <w:szCs w:val="18"/>
        </w:rPr>
        <w:t>-</w:t>
      </w:r>
      <w:r w:rsidR="00C014AE" w:rsidRPr="001E25A9">
        <w:rPr>
          <w:szCs w:val="18"/>
        </w:rPr>
        <w:t>national</w:t>
      </w:r>
      <w:r w:rsidR="005F66A9" w:rsidRPr="001E25A9">
        <w:rPr>
          <w:szCs w:val="18"/>
        </w:rPr>
        <w:t xml:space="preserve"> fiscal rules.</w:t>
      </w:r>
      <w:r w:rsidR="00C014AE" w:rsidRPr="001E25A9">
        <w:rPr>
          <w:szCs w:val="18"/>
        </w:rPr>
        <w:t xml:space="preserve"> For example, </w:t>
      </w:r>
      <w:hyperlink r:id="rId6" w:history="1">
        <w:r w:rsidR="00C014AE" w:rsidRPr="001E25A9">
          <w:rPr>
            <w:rStyle w:val="Hyperlink"/>
            <w:szCs w:val="18"/>
          </w:rPr>
          <w:t>Mexico</w:t>
        </w:r>
      </w:hyperlink>
      <w:r w:rsidR="00C014AE" w:rsidRPr="001E25A9">
        <w:rPr>
          <w:szCs w:val="18"/>
        </w:rPr>
        <w:t xml:space="preserve"> use</w:t>
      </w:r>
      <w:r w:rsidR="00F2188B" w:rsidRPr="001E25A9">
        <w:rPr>
          <w:szCs w:val="18"/>
        </w:rPr>
        <w:t>d</w:t>
      </w:r>
      <w:r w:rsidR="00C014AE" w:rsidRPr="001E25A9">
        <w:rPr>
          <w:szCs w:val="18"/>
        </w:rPr>
        <w:t xml:space="preserve"> a similar index to </w:t>
      </w:r>
      <w:r w:rsidR="00F2188B" w:rsidRPr="001E25A9">
        <w:rPr>
          <w:szCs w:val="18"/>
        </w:rPr>
        <w:t>set</w:t>
      </w:r>
      <w:r w:rsidR="00C014AE" w:rsidRPr="001E25A9">
        <w:rPr>
          <w:szCs w:val="18"/>
        </w:rPr>
        <w:t xml:space="preserve"> </w:t>
      </w:r>
      <w:r w:rsidR="00484E9E" w:rsidRPr="001E25A9">
        <w:rPr>
          <w:szCs w:val="18"/>
        </w:rPr>
        <w:t xml:space="preserve">a </w:t>
      </w:r>
      <w:r w:rsidR="00C014AE" w:rsidRPr="001E25A9">
        <w:rPr>
          <w:szCs w:val="18"/>
        </w:rPr>
        <w:t xml:space="preserve">traffic light </w:t>
      </w:r>
      <w:r w:rsidR="00F2188B" w:rsidRPr="001E25A9">
        <w:rPr>
          <w:szCs w:val="18"/>
        </w:rPr>
        <w:t>system to</w:t>
      </w:r>
      <w:r w:rsidR="00C014AE" w:rsidRPr="001E25A9">
        <w:rPr>
          <w:szCs w:val="18"/>
        </w:rPr>
        <w:t xml:space="preserve"> establish financing ceilings (overall balance targets</w:t>
      </w:r>
      <w:r w:rsidR="00582A6D" w:rsidRPr="001E25A9">
        <w:rPr>
          <w:szCs w:val="18"/>
        </w:rPr>
        <w:t>).</w:t>
      </w:r>
    </w:p>
  </w:footnote>
  <w:footnote w:id="18">
    <w:p w14:paraId="7EBF2362" w14:textId="7F98AFA5" w:rsidR="004F24BD" w:rsidRPr="001E25A9" w:rsidRDefault="004F24BD" w:rsidP="004F24BD">
      <w:pPr>
        <w:pStyle w:val="FootnoteText"/>
        <w:rPr>
          <w:szCs w:val="18"/>
        </w:rPr>
      </w:pPr>
      <w:r w:rsidRPr="001E25A9">
        <w:rPr>
          <w:rStyle w:val="FootnoteReference"/>
          <w:szCs w:val="18"/>
        </w:rPr>
        <w:footnoteRef/>
      </w:r>
      <w:r w:rsidRPr="001E25A9">
        <w:rPr>
          <w:szCs w:val="18"/>
        </w:rPr>
        <w:t xml:space="preserve"> The state total outstanding liabilities include a comprehensive range of financial obligations such as market loans, power bonds, UDAY, compensation and other bonds, loans from various financial institutions (including NSSF, LIC, GIC, NABARD, SBI, and other banks), loans and advances from the Centre, provident funds, reserve funds, deposits and advances, and the contingency fund, with the total being the sum of these components.</w:t>
      </w:r>
    </w:p>
  </w:footnote>
  <w:footnote w:id="19">
    <w:p w14:paraId="140BCE3E" w14:textId="2578F6F2" w:rsidR="001512A3" w:rsidRPr="001E25A9" w:rsidRDefault="001512A3" w:rsidP="004F24BD">
      <w:pPr>
        <w:pStyle w:val="FootnoteText"/>
        <w:rPr>
          <w:szCs w:val="18"/>
        </w:rPr>
      </w:pPr>
      <w:r w:rsidRPr="001E25A9">
        <w:rPr>
          <w:rStyle w:val="FootnoteReference"/>
          <w:szCs w:val="18"/>
        </w:rPr>
        <w:footnoteRef/>
      </w:r>
      <w:r w:rsidRPr="001E25A9">
        <w:rPr>
          <w:szCs w:val="18"/>
        </w:rPr>
        <w:t xml:space="preserve"> </w:t>
      </w:r>
      <w:r w:rsidR="004F24BD" w:rsidRPr="001E25A9">
        <w:rPr>
          <w:szCs w:val="18"/>
        </w:rPr>
        <w:t>Operational balance or the revenue balance is defined as revenue (or current) receipts less revenue (or current) expenditure.</w:t>
      </w:r>
    </w:p>
  </w:footnote>
  <w:footnote w:id="20">
    <w:p w14:paraId="7FC8D543" w14:textId="5998E120" w:rsidR="00814E4B" w:rsidRPr="001E25A9" w:rsidRDefault="00814E4B" w:rsidP="00A84B15">
      <w:pPr>
        <w:pStyle w:val="FootnoteText"/>
        <w:rPr>
          <w:szCs w:val="18"/>
        </w:rPr>
      </w:pPr>
      <w:r w:rsidRPr="001E25A9">
        <w:rPr>
          <w:rStyle w:val="FootnoteReference"/>
          <w:szCs w:val="18"/>
        </w:rPr>
        <w:footnoteRef/>
      </w:r>
      <w:r w:rsidR="003A1777" w:rsidRPr="001E25A9">
        <w:rPr>
          <w:szCs w:val="18"/>
        </w:rPr>
        <w:t>Net revenues are defined a</w:t>
      </w:r>
      <w:r w:rsidR="00D079FC">
        <w:rPr>
          <w:szCs w:val="18"/>
        </w:rPr>
        <w:t>s</w:t>
      </w:r>
      <w:r w:rsidR="003A1777" w:rsidRPr="001E25A9">
        <w:rPr>
          <w:szCs w:val="18"/>
        </w:rPr>
        <w:t xml:space="preserve"> total receipt</w:t>
      </w:r>
      <w:r w:rsidR="00DD12C3">
        <w:rPr>
          <w:szCs w:val="18"/>
        </w:rPr>
        <w:t>s including</w:t>
      </w:r>
      <w:r w:rsidR="003A1777" w:rsidRPr="001E25A9">
        <w:rPr>
          <w:szCs w:val="18"/>
        </w:rPr>
        <w:t xml:space="preserve"> current receipts, non-debt creating capital receipts </w:t>
      </w:r>
      <w:r w:rsidR="003A1777" w:rsidRPr="001E25A9">
        <w:rPr>
          <w:i/>
          <w:iCs/>
          <w:szCs w:val="18"/>
        </w:rPr>
        <w:t>but exclude</w:t>
      </w:r>
      <w:r w:rsidR="003A1777" w:rsidRPr="001E25A9">
        <w:rPr>
          <w:szCs w:val="18"/>
        </w:rPr>
        <w:t xml:space="preserve"> grants from the Centre</w:t>
      </w:r>
      <w:r w:rsidR="0087615B" w:rsidRPr="001E25A9">
        <w:rPr>
          <w:szCs w:val="18"/>
        </w:rPr>
        <w:t>/Union government</w:t>
      </w:r>
      <w:r w:rsidR="003A1777" w:rsidRPr="001E25A9">
        <w:rPr>
          <w:szCs w:val="18"/>
        </w:rPr>
        <w:t>.</w:t>
      </w:r>
      <w:r w:rsidRPr="001E25A9">
        <w:rPr>
          <w:szCs w:val="18"/>
        </w:rPr>
        <w:t xml:space="preserve"> Using net revenue as the denominator for any indicators might better reflect the states' capacity to repay.</w:t>
      </w:r>
      <w:r w:rsidR="004F24BD" w:rsidRPr="001E25A9">
        <w:rPr>
          <w:szCs w:val="18"/>
        </w:rPr>
        <w:t xml:space="preserve"> </w:t>
      </w:r>
    </w:p>
  </w:footnote>
</w:footnotes>
</file>

<file path=word/intelligence2.xml><?xml version="1.0" encoding="utf-8"?>
<int2:intelligence xmlns:int2="http://schemas.microsoft.com/office/intelligence/2020/intelligence" xmlns:oel="http://schemas.microsoft.com/office/2019/extlst">
  <int2:observations>
    <int2:bookmark int2:bookmarkName="_Int_y86wgA40" int2:invalidationBookmarkName="" int2:hashCode="1la6T/OlNMcJfg" int2:id="AQzZ3cEG">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D03DB"/>
    <w:multiLevelType w:val="multilevel"/>
    <w:tmpl w:val="19D0A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FF1B0B"/>
    <w:multiLevelType w:val="multilevel"/>
    <w:tmpl w:val="643CE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154E41"/>
    <w:multiLevelType w:val="multilevel"/>
    <w:tmpl w:val="AF4A2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6E3009"/>
    <w:multiLevelType w:val="hybridMultilevel"/>
    <w:tmpl w:val="FA0EA8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BE51B6"/>
    <w:multiLevelType w:val="hybridMultilevel"/>
    <w:tmpl w:val="DAE4EB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47373D"/>
    <w:multiLevelType w:val="multilevel"/>
    <w:tmpl w:val="B6FC7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6E5623"/>
    <w:multiLevelType w:val="hybridMultilevel"/>
    <w:tmpl w:val="A412C8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9574D74"/>
    <w:multiLevelType w:val="hybridMultilevel"/>
    <w:tmpl w:val="35C42C0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9BD781A"/>
    <w:multiLevelType w:val="multilevel"/>
    <w:tmpl w:val="34B6B54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B6F783B"/>
    <w:multiLevelType w:val="multilevel"/>
    <w:tmpl w:val="922C2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C253858"/>
    <w:multiLevelType w:val="multilevel"/>
    <w:tmpl w:val="B86C9358"/>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 w15:restartNumberingAfterBreak="0">
    <w:nsid w:val="2F4778F4"/>
    <w:multiLevelType w:val="multilevel"/>
    <w:tmpl w:val="DD3A8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ABD28D6"/>
    <w:multiLevelType w:val="hybridMultilevel"/>
    <w:tmpl w:val="A596004A"/>
    <w:lvl w:ilvl="0" w:tplc="83BADA18">
      <w:start w:val="1"/>
      <w:numFmt w:val="decimal"/>
      <w:lvlText w:val="%1."/>
      <w:lvlJc w:val="left"/>
      <w:pPr>
        <w:ind w:left="1020" w:hanging="360"/>
      </w:pPr>
    </w:lvl>
    <w:lvl w:ilvl="1" w:tplc="5A56EF48">
      <w:start w:val="1"/>
      <w:numFmt w:val="decimal"/>
      <w:lvlText w:val="%2."/>
      <w:lvlJc w:val="left"/>
      <w:pPr>
        <w:ind w:left="1020" w:hanging="360"/>
      </w:pPr>
    </w:lvl>
    <w:lvl w:ilvl="2" w:tplc="5798C314">
      <w:start w:val="1"/>
      <w:numFmt w:val="decimal"/>
      <w:lvlText w:val="%3."/>
      <w:lvlJc w:val="left"/>
      <w:pPr>
        <w:ind w:left="1020" w:hanging="360"/>
      </w:pPr>
    </w:lvl>
    <w:lvl w:ilvl="3" w:tplc="63F66BE4">
      <w:start w:val="1"/>
      <w:numFmt w:val="decimal"/>
      <w:lvlText w:val="%4."/>
      <w:lvlJc w:val="left"/>
      <w:pPr>
        <w:ind w:left="1020" w:hanging="360"/>
      </w:pPr>
    </w:lvl>
    <w:lvl w:ilvl="4" w:tplc="9AF8AAAA">
      <w:start w:val="1"/>
      <w:numFmt w:val="decimal"/>
      <w:lvlText w:val="%5."/>
      <w:lvlJc w:val="left"/>
      <w:pPr>
        <w:ind w:left="1020" w:hanging="360"/>
      </w:pPr>
    </w:lvl>
    <w:lvl w:ilvl="5" w:tplc="BC98AA08">
      <w:start w:val="1"/>
      <w:numFmt w:val="decimal"/>
      <w:lvlText w:val="%6."/>
      <w:lvlJc w:val="left"/>
      <w:pPr>
        <w:ind w:left="1020" w:hanging="360"/>
      </w:pPr>
    </w:lvl>
    <w:lvl w:ilvl="6" w:tplc="60062854">
      <w:start w:val="1"/>
      <w:numFmt w:val="decimal"/>
      <w:lvlText w:val="%7."/>
      <w:lvlJc w:val="left"/>
      <w:pPr>
        <w:ind w:left="1020" w:hanging="360"/>
      </w:pPr>
    </w:lvl>
    <w:lvl w:ilvl="7" w:tplc="991AF666">
      <w:start w:val="1"/>
      <w:numFmt w:val="decimal"/>
      <w:lvlText w:val="%8."/>
      <w:lvlJc w:val="left"/>
      <w:pPr>
        <w:ind w:left="1020" w:hanging="360"/>
      </w:pPr>
    </w:lvl>
    <w:lvl w:ilvl="8" w:tplc="57408E1A">
      <w:start w:val="1"/>
      <w:numFmt w:val="decimal"/>
      <w:lvlText w:val="%9."/>
      <w:lvlJc w:val="left"/>
      <w:pPr>
        <w:ind w:left="1020" w:hanging="360"/>
      </w:pPr>
    </w:lvl>
  </w:abstractNum>
  <w:abstractNum w:abstractNumId="13" w15:restartNumberingAfterBreak="0">
    <w:nsid w:val="3DE0057C"/>
    <w:multiLevelType w:val="hybridMultilevel"/>
    <w:tmpl w:val="00D6520C"/>
    <w:lvl w:ilvl="0" w:tplc="04090011">
      <w:start w:val="1"/>
      <w:numFmt w:val="decimal"/>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F7405B1"/>
    <w:multiLevelType w:val="hybridMultilevel"/>
    <w:tmpl w:val="269EDD9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4E205682"/>
    <w:multiLevelType w:val="hybridMultilevel"/>
    <w:tmpl w:val="1BA2739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77327E3"/>
    <w:multiLevelType w:val="multilevel"/>
    <w:tmpl w:val="0EF2A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8295540"/>
    <w:multiLevelType w:val="hybridMultilevel"/>
    <w:tmpl w:val="91EA30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5BB57F01"/>
    <w:multiLevelType w:val="multilevel"/>
    <w:tmpl w:val="3A38E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FC011D9"/>
    <w:multiLevelType w:val="multilevel"/>
    <w:tmpl w:val="D31A4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13C56D7"/>
    <w:multiLevelType w:val="multilevel"/>
    <w:tmpl w:val="9F64549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1" w15:restartNumberingAfterBreak="0">
    <w:nsid w:val="76852EB5"/>
    <w:multiLevelType w:val="multilevel"/>
    <w:tmpl w:val="643CE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78F69DF"/>
    <w:multiLevelType w:val="multilevel"/>
    <w:tmpl w:val="994A5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BBD5696"/>
    <w:multiLevelType w:val="hybridMultilevel"/>
    <w:tmpl w:val="19681F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517189531">
    <w:abstractNumId w:val="3"/>
  </w:num>
  <w:num w:numId="2" w16cid:durableId="721252861">
    <w:abstractNumId w:val="14"/>
  </w:num>
  <w:num w:numId="3" w16cid:durableId="1329753606">
    <w:abstractNumId w:val="7"/>
  </w:num>
  <w:num w:numId="4" w16cid:durableId="1923291034">
    <w:abstractNumId w:val="6"/>
  </w:num>
  <w:num w:numId="5" w16cid:durableId="169219096">
    <w:abstractNumId w:val="13"/>
  </w:num>
  <w:num w:numId="6" w16cid:durableId="1696079348">
    <w:abstractNumId w:val="20"/>
  </w:num>
  <w:num w:numId="7" w16cid:durableId="1400326836">
    <w:abstractNumId w:val="18"/>
  </w:num>
  <w:num w:numId="8" w16cid:durableId="1794907981">
    <w:abstractNumId w:val="9"/>
  </w:num>
  <w:num w:numId="9" w16cid:durableId="299963794">
    <w:abstractNumId w:val="22"/>
  </w:num>
  <w:num w:numId="10" w16cid:durableId="479928555">
    <w:abstractNumId w:val="11"/>
  </w:num>
  <w:num w:numId="11" w16cid:durableId="1074736808">
    <w:abstractNumId w:val="5"/>
  </w:num>
  <w:num w:numId="12" w16cid:durableId="1063984718">
    <w:abstractNumId w:val="19"/>
  </w:num>
  <w:num w:numId="13" w16cid:durableId="223302595">
    <w:abstractNumId w:val="1"/>
  </w:num>
  <w:num w:numId="14" w16cid:durableId="994793764">
    <w:abstractNumId w:val="0"/>
  </w:num>
  <w:num w:numId="15" w16cid:durableId="1629431038">
    <w:abstractNumId w:val="2"/>
  </w:num>
  <w:num w:numId="16" w16cid:durableId="1528562799">
    <w:abstractNumId w:val="15"/>
  </w:num>
  <w:num w:numId="17" w16cid:durableId="1357972778">
    <w:abstractNumId w:val="10"/>
  </w:num>
  <w:num w:numId="18" w16cid:durableId="54857733">
    <w:abstractNumId w:val="21"/>
  </w:num>
  <w:num w:numId="19" w16cid:durableId="1741513914">
    <w:abstractNumId w:val="16"/>
  </w:num>
  <w:num w:numId="20" w16cid:durableId="1217397116">
    <w:abstractNumId w:val="8"/>
  </w:num>
  <w:num w:numId="21" w16cid:durableId="1694190022">
    <w:abstractNumId w:val="23"/>
  </w:num>
  <w:num w:numId="22" w16cid:durableId="402798048">
    <w:abstractNumId w:val="4"/>
  </w:num>
  <w:num w:numId="23" w16cid:durableId="643463585">
    <w:abstractNumId w:val="17"/>
  </w:num>
  <w:num w:numId="24" w16cid:durableId="168065168">
    <w:abstractNumId w:val="12"/>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30E8"/>
    <w:rsid w:val="00000F32"/>
    <w:rsid w:val="00001245"/>
    <w:rsid w:val="00001666"/>
    <w:rsid w:val="00003DAF"/>
    <w:rsid w:val="00003EC4"/>
    <w:rsid w:val="0000579C"/>
    <w:rsid w:val="00005DC0"/>
    <w:rsid w:val="000064D5"/>
    <w:rsid w:val="00010DBA"/>
    <w:rsid w:val="0001332F"/>
    <w:rsid w:val="00013ACD"/>
    <w:rsid w:val="000152B9"/>
    <w:rsid w:val="0001583A"/>
    <w:rsid w:val="0001697F"/>
    <w:rsid w:val="00017733"/>
    <w:rsid w:val="00017B9D"/>
    <w:rsid w:val="0002166F"/>
    <w:rsid w:val="00024C9A"/>
    <w:rsid w:val="00026103"/>
    <w:rsid w:val="00026E80"/>
    <w:rsid w:val="00030790"/>
    <w:rsid w:val="000313DA"/>
    <w:rsid w:val="000328B8"/>
    <w:rsid w:val="00032EE5"/>
    <w:rsid w:val="000360C2"/>
    <w:rsid w:val="00037BF8"/>
    <w:rsid w:val="00037C4E"/>
    <w:rsid w:val="000405E3"/>
    <w:rsid w:val="0004072C"/>
    <w:rsid w:val="000441FC"/>
    <w:rsid w:val="00044511"/>
    <w:rsid w:val="00044977"/>
    <w:rsid w:val="0004550D"/>
    <w:rsid w:val="00045F7A"/>
    <w:rsid w:val="00050FA4"/>
    <w:rsid w:val="000535E1"/>
    <w:rsid w:val="000561B6"/>
    <w:rsid w:val="00056A2B"/>
    <w:rsid w:val="00057C45"/>
    <w:rsid w:val="00062FBF"/>
    <w:rsid w:val="000675A6"/>
    <w:rsid w:val="00071C4E"/>
    <w:rsid w:val="0007220C"/>
    <w:rsid w:val="00073501"/>
    <w:rsid w:val="00073728"/>
    <w:rsid w:val="0007546B"/>
    <w:rsid w:val="00076296"/>
    <w:rsid w:val="00077391"/>
    <w:rsid w:val="0008103B"/>
    <w:rsid w:val="0008282D"/>
    <w:rsid w:val="0008430A"/>
    <w:rsid w:val="0008466A"/>
    <w:rsid w:val="00084F4D"/>
    <w:rsid w:val="000940BA"/>
    <w:rsid w:val="000940E2"/>
    <w:rsid w:val="00094306"/>
    <w:rsid w:val="00094E9C"/>
    <w:rsid w:val="00095C2D"/>
    <w:rsid w:val="000961E4"/>
    <w:rsid w:val="00096AB9"/>
    <w:rsid w:val="00097D67"/>
    <w:rsid w:val="000A33C2"/>
    <w:rsid w:val="000A4250"/>
    <w:rsid w:val="000A48BC"/>
    <w:rsid w:val="000A4B38"/>
    <w:rsid w:val="000A4EC3"/>
    <w:rsid w:val="000A6800"/>
    <w:rsid w:val="000A6B25"/>
    <w:rsid w:val="000A6DB5"/>
    <w:rsid w:val="000A71EB"/>
    <w:rsid w:val="000B0020"/>
    <w:rsid w:val="000B08ED"/>
    <w:rsid w:val="000B456F"/>
    <w:rsid w:val="000B4F32"/>
    <w:rsid w:val="000C1630"/>
    <w:rsid w:val="000C494F"/>
    <w:rsid w:val="000C5364"/>
    <w:rsid w:val="000D00D6"/>
    <w:rsid w:val="000D05E1"/>
    <w:rsid w:val="000D4CF7"/>
    <w:rsid w:val="000D5476"/>
    <w:rsid w:val="000D54F7"/>
    <w:rsid w:val="000D73A3"/>
    <w:rsid w:val="000D7775"/>
    <w:rsid w:val="000E03B2"/>
    <w:rsid w:val="000E533E"/>
    <w:rsid w:val="000E723D"/>
    <w:rsid w:val="000F2FBF"/>
    <w:rsid w:val="000F42CB"/>
    <w:rsid w:val="000F4767"/>
    <w:rsid w:val="000F4895"/>
    <w:rsid w:val="000F6D0B"/>
    <w:rsid w:val="0010526D"/>
    <w:rsid w:val="0010573E"/>
    <w:rsid w:val="00114827"/>
    <w:rsid w:val="00114AED"/>
    <w:rsid w:val="0011714B"/>
    <w:rsid w:val="001173F7"/>
    <w:rsid w:val="00117906"/>
    <w:rsid w:val="00120533"/>
    <w:rsid w:val="001215F8"/>
    <w:rsid w:val="0012332A"/>
    <w:rsid w:val="001236E9"/>
    <w:rsid w:val="00123839"/>
    <w:rsid w:val="00123E75"/>
    <w:rsid w:val="00125169"/>
    <w:rsid w:val="001258E2"/>
    <w:rsid w:val="00127219"/>
    <w:rsid w:val="0013051F"/>
    <w:rsid w:val="001316D8"/>
    <w:rsid w:val="00132091"/>
    <w:rsid w:val="00134BD2"/>
    <w:rsid w:val="00134C0B"/>
    <w:rsid w:val="001366CA"/>
    <w:rsid w:val="00136937"/>
    <w:rsid w:val="001375E8"/>
    <w:rsid w:val="0014061D"/>
    <w:rsid w:val="00141674"/>
    <w:rsid w:val="00142064"/>
    <w:rsid w:val="0014404C"/>
    <w:rsid w:val="0014469D"/>
    <w:rsid w:val="00144B85"/>
    <w:rsid w:val="001452E6"/>
    <w:rsid w:val="00145412"/>
    <w:rsid w:val="001456CC"/>
    <w:rsid w:val="00146EA1"/>
    <w:rsid w:val="001476DE"/>
    <w:rsid w:val="00150466"/>
    <w:rsid w:val="001512A3"/>
    <w:rsid w:val="00151B34"/>
    <w:rsid w:val="00151BBD"/>
    <w:rsid w:val="0015593D"/>
    <w:rsid w:val="001561C3"/>
    <w:rsid w:val="00156A72"/>
    <w:rsid w:val="0016134A"/>
    <w:rsid w:val="00161926"/>
    <w:rsid w:val="001620E4"/>
    <w:rsid w:val="001622F4"/>
    <w:rsid w:val="00162EED"/>
    <w:rsid w:val="00163A84"/>
    <w:rsid w:val="00163AB7"/>
    <w:rsid w:val="00164A0C"/>
    <w:rsid w:val="001654BB"/>
    <w:rsid w:val="001669B0"/>
    <w:rsid w:val="00166B1B"/>
    <w:rsid w:val="00166CFE"/>
    <w:rsid w:val="001673A3"/>
    <w:rsid w:val="00167F54"/>
    <w:rsid w:val="001701CB"/>
    <w:rsid w:val="001706A9"/>
    <w:rsid w:val="00170AE1"/>
    <w:rsid w:val="00170E7E"/>
    <w:rsid w:val="00171D8B"/>
    <w:rsid w:val="00174BCD"/>
    <w:rsid w:val="00174D93"/>
    <w:rsid w:val="0017514A"/>
    <w:rsid w:val="00175402"/>
    <w:rsid w:val="001764F7"/>
    <w:rsid w:val="00181AF2"/>
    <w:rsid w:val="001823C8"/>
    <w:rsid w:val="001835CF"/>
    <w:rsid w:val="00183952"/>
    <w:rsid w:val="00183CD8"/>
    <w:rsid w:val="00185AD8"/>
    <w:rsid w:val="0018703A"/>
    <w:rsid w:val="0018718B"/>
    <w:rsid w:val="00187B71"/>
    <w:rsid w:val="00187E68"/>
    <w:rsid w:val="00190663"/>
    <w:rsid w:val="00190AE7"/>
    <w:rsid w:val="00191ED8"/>
    <w:rsid w:val="00193101"/>
    <w:rsid w:val="00193DA9"/>
    <w:rsid w:val="00193FF0"/>
    <w:rsid w:val="00194658"/>
    <w:rsid w:val="001946F4"/>
    <w:rsid w:val="00194A20"/>
    <w:rsid w:val="00195B59"/>
    <w:rsid w:val="00196A0D"/>
    <w:rsid w:val="001A0E80"/>
    <w:rsid w:val="001A2B31"/>
    <w:rsid w:val="001A4956"/>
    <w:rsid w:val="001A5FBD"/>
    <w:rsid w:val="001A67BF"/>
    <w:rsid w:val="001A705B"/>
    <w:rsid w:val="001B22E0"/>
    <w:rsid w:val="001B2C06"/>
    <w:rsid w:val="001B4D78"/>
    <w:rsid w:val="001C019C"/>
    <w:rsid w:val="001C1001"/>
    <w:rsid w:val="001C2509"/>
    <w:rsid w:val="001C2A41"/>
    <w:rsid w:val="001C2CD5"/>
    <w:rsid w:val="001C4DAA"/>
    <w:rsid w:val="001C5A18"/>
    <w:rsid w:val="001D0101"/>
    <w:rsid w:val="001D0199"/>
    <w:rsid w:val="001D053D"/>
    <w:rsid w:val="001D1123"/>
    <w:rsid w:val="001D2AAB"/>
    <w:rsid w:val="001D3310"/>
    <w:rsid w:val="001D4AF9"/>
    <w:rsid w:val="001D6F0E"/>
    <w:rsid w:val="001D7B68"/>
    <w:rsid w:val="001E089D"/>
    <w:rsid w:val="001E1CCA"/>
    <w:rsid w:val="001E2059"/>
    <w:rsid w:val="001E25A9"/>
    <w:rsid w:val="001E55A9"/>
    <w:rsid w:val="001E5D81"/>
    <w:rsid w:val="001E7682"/>
    <w:rsid w:val="001E778C"/>
    <w:rsid w:val="001F1701"/>
    <w:rsid w:val="001F1C55"/>
    <w:rsid w:val="001F2437"/>
    <w:rsid w:val="001F3C75"/>
    <w:rsid w:val="002001B2"/>
    <w:rsid w:val="00200224"/>
    <w:rsid w:val="00200640"/>
    <w:rsid w:val="002011E1"/>
    <w:rsid w:val="0020122F"/>
    <w:rsid w:val="00201AF6"/>
    <w:rsid w:val="00202283"/>
    <w:rsid w:val="002043E6"/>
    <w:rsid w:val="00206D4D"/>
    <w:rsid w:val="00206F73"/>
    <w:rsid w:val="00211974"/>
    <w:rsid w:val="00212ADC"/>
    <w:rsid w:val="00213ECC"/>
    <w:rsid w:val="00215A53"/>
    <w:rsid w:val="002173EF"/>
    <w:rsid w:val="00220A6E"/>
    <w:rsid w:val="00220BF3"/>
    <w:rsid w:val="0022204B"/>
    <w:rsid w:val="002243CB"/>
    <w:rsid w:val="00224B93"/>
    <w:rsid w:val="00224C0A"/>
    <w:rsid w:val="002304A9"/>
    <w:rsid w:val="00231490"/>
    <w:rsid w:val="00233BB6"/>
    <w:rsid w:val="002356DE"/>
    <w:rsid w:val="00235BDD"/>
    <w:rsid w:val="0023618F"/>
    <w:rsid w:val="0023711C"/>
    <w:rsid w:val="00240ABB"/>
    <w:rsid w:val="002412DD"/>
    <w:rsid w:val="002416D5"/>
    <w:rsid w:val="00243610"/>
    <w:rsid w:val="002439C8"/>
    <w:rsid w:val="00245BF5"/>
    <w:rsid w:val="00246775"/>
    <w:rsid w:val="00247180"/>
    <w:rsid w:val="00247E0B"/>
    <w:rsid w:val="00251114"/>
    <w:rsid w:val="00252C9A"/>
    <w:rsid w:val="0025409D"/>
    <w:rsid w:val="00257C21"/>
    <w:rsid w:val="002607FF"/>
    <w:rsid w:val="00262074"/>
    <w:rsid w:val="00262296"/>
    <w:rsid w:val="00263A74"/>
    <w:rsid w:val="00265FE1"/>
    <w:rsid w:val="002670E1"/>
    <w:rsid w:val="00267965"/>
    <w:rsid w:val="00270132"/>
    <w:rsid w:val="0027061C"/>
    <w:rsid w:val="00270ECD"/>
    <w:rsid w:val="00270F80"/>
    <w:rsid w:val="00273463"/>
    <w:rsid w:val="0027673E"/>
    <w:rsid w:val="002774DC"/>
    <w:rsid w:val="002825D5"/>
    <w:rsid w:val="00282994"/>
    <w:rsid w:val="0028695F"/>
    <w:rsid w:val="00287023"/>
    <w:rsid w:val="00287CDA"/>
    <w:rsid w:val="0029027B"/>
    <w:rsid w:val="0029268C"/>
    <w:rsid w:val="0029285B"/>
    <w:rsid w:val="0029357C"/>
    <w:rsid w:val="00294142"/>
    <w:rsid w:val="00295071"/>
    <w:rsid w:val="00296475"/>
    <w:rsid w:val="002A03BA"/>
    <w:rsid w:val="002A22A1"/>
    <w:rsid w:val="002A23E0"/>
    <w:rsid w:val="002A2801"/>
    <w:rsid w:val="002A31E3"/>
    <w:rsid w:val="002A3336"/>
    <w:rsid w:val="002A3508"/>
    <w:rsid w:val="002A4A01"/>
    <w:rsid w:val="002A6A85"/>
    <w:rsid w:val="002A78A0"/>
    <w:rsid w:val="002B0617"/>
    <w:rsid w:val="002B36BE"/>
    <w:rsid w:val="002B4F4B"/>
    <w:rsid w:val="002B7930"/>
    <w:rsid w:val="002B7AD0"/>
    <w:rsid w:val="002C0195"/>
    <w:rsid w:val="002C0EF3"/>
    <w:rsid w:val="002C1135"/>
    <w:rsid w:val="002C20E9"/>
    <w:rsid w:val="002C2D84"/>
    <w:rsid w:val="002C5176"/>
    <w:rsid w:val="002C58D0"/>
    <w:rsid w:val="002C7CA3"/>
    <w:rsid w:val="002D27E0"/>
    <w:rsid w:val="002D289B"/>
    <w:rsid w:val="002D3191"/>
    <w:rsid w:val="002D3DF4"/>
    <w:rsid w:val="002D44BF"/>
    <w:rsid w:val="002D60C4"/>
    <w:rsid w:val="002D6363"/>
    <w:rsid w:val="002D7C0B"/>
    <w:rsid w:val="002E036D"/>
    <w:rsid w:val="002E0BE7"/>
    <w:rsid w:val="002E3796"/>
    <w:rsid w:val="002E72A5"/>
    <w:rsid w:val="002E756E"/>
    <w:rsid w:val="002F028D"/>
    <w:rsid w:val="002F13D1"/>
    <w:rsid w:val="002F1C15"/>
    <w:rsid w:val="002F2597"/>
    <w:rsid w:val="002F2688"/>
    <w:rsid w:val="002F3353"/>
    <w:rsid w:val="002F5E8F"/>
    <w:rsid w:val="002F5EA8"/>
    <w:rsid w:val="002F752B"/>
    <w:rsid w:val="002F7FAD"/>
    <w:rsid w:val="003005C7"/>
    <w:rsid w:val="00300708"/>
    <w:rsid w:val="003007EC"/>
    <w:rsid w:val="00302169"/>
    <w:rsid w:val="0030308A"/>
    <w:rsid w:val="0030561D"/>
    <w:rsid w:val="00305942"/>
    <w:rsid w:val="003069ED"/>
    <w:rsid w:val="00310DF0"/>
    <w:rsid w:val="00312B68"/>
    <w:rsid w:val="00312E8B"/>
    <w:rsid w:val="00321E00"/>
    <w:rsid w:val="00322AC2"/>
    <w:rsid w:val="00323D98"/>
    <w:rsid w:val="00324F60"/>
    <w:rsid w:val="003301BC"/>
    <w:rsid w:val="003315C8"/>
    <w:rsid w:val="00333BAA"/>
    <w:rsid w:val="0033404E"/>
    <w:rsid w:val="00334D3C"/>
    <w:rsid w:val="00335AAB"/>
    <w:rsid w:val="003408D7"/>
    <w:rsid w:val="003432BA"/>
    <w:rsid w:val="0034395B"/>
    <w:rsid w:val="003478CF"/>
    <w:rsid w:val="00351D5D"/>
    <w:rsid w:val="00351DE0"/>
    <w:rsid w:val="003564F7"/>
    <w:rsid w:val="003575B5"/>
    <w:rsid w:val="003576F4"/>
    <w:rsid w:val="003604F5"/>
    <w:rsid w:val="0036256F"/>
    <w:rsid w:val="00363D61"/>
    <w:rsid w:val="003676C2"/>
    <w:rsid w:val="0037231C"/>
    <w:rsid w:val="003730BE"/>
    <w:rsid w:val="00374D0C"/>
    <w:rsid w:val="00375B32"/>
    <w:rsid w:val="0037664C"/>
    <w:rsid w:val="003770E1"/>
    <w:rsid w:val="003805CE"/>
    <w:rsid w:val="00381CF8"/>
    <w:rsid w:val="00381F6D"/>
    <w:rsid w:val="003825FB"/>
    <w:rsid w:val="003843DE"/>
    <w:rsid w:val="0039216C"/>
    <w:rsid w:val="00394C5D"/>
    <w:rsid w:val="003958FA"/>
    <w:rsid w:val="00395F54"/>
    <w:rsid w:val="0039667B"/>
    <w:rsid w:val="003968E9"/>
    <w:rsid w:val="00396B1D"/>
    <w:rsid w:val="003A1777"/>
    <w:rsid w:val="003A28DA"/>
    <w:rsid w:val="003A6446"/>
    <w:rsid w:val="003B02ED"/>
    <w:rsid w:val="003B0BB1"/>
    <w:rsid w:val="003B3CAC"/>
    <w:rsid w:val="003B3FE4"/>
    <w:rsid w:val="003B546C"/>
    <w:rsid w:val="003B5EC3"/>
    <w:rsid w:val="003C0E0C"/>
    <w:rsid w:val="003C11F7"/>
    <w:rsid w:val="003C3612"/>
    <w:rsid w:val="003C3D58"/>
    <w:rsid w:val="003C7B97"/>
    <w:rsid w:val="003D00C8"/>
    <w:rsid w:val="003D0140"/>
    <w:rsid w:val="003D055B"/>
    <w:rsid w:val="003D0D68"/>
    <w:rsid w:val="003D1049"/>
    <w:rsid w:val="003D239C"/>
    <w:rsid w:val="003D329D"/>
    <w:rsid w:val="003D37ED"/>
    <w:rsid w:val="003D397B"/>
    <w:rsid w:val="003D44EC"/>
    <w:rsid w:val="003D56EB"/>
    <w:rsid w:val="003E15F6"/>
    <w:rsid w:val="003E3DF7"/>
    <w:rsid w:val="003E42C5"/>
    <w:rsid w:val="003E4D48"/>
    <w:rsid w:val="003E4E03"/>
    <w:rsid w:val="003E6E52"/>
    <w:rsid w:val="003F0B67"/>
    <w:rsid w:val="003F2A0E"/>
    <w:rsid w:val="003F2D88"/>
    <w:rsid w:val="003F4044"/>
    <w:rsid w:val="003F405A"/>
    <w:rsid w:val="003F4806"/>
    <w:rsid w:val="003F4DB3"/>
    <w:rsid w:val="003F5C55"/>
    <w:rsid w:val="003F5E0C"/>
    <w:rsid w:val="003F7121"/>
    <w:rsid w:val="003F7BB6"/>
    <w:rsid w:val="00400DFE"/>
    <w:rsid w:val="00403D73"/>
    <w:rsid w:val="00404262"/>
    <w:rsid w:val="00404EBF"/>
    <w:rsid w:val="00406B4C"/>
    <w:rsid w:val="004111D1"/>
    <w:rsid w:val="0041214C"/>
    <w:rsid w:val="00412BA9"/>
    <w:rsid w:val="00413CD3"/>
    <w:rsid w:val="004174C2"/>
    <w:rsid w:val="0042205E"/>
    <w:rsid w:val="00422375"/>
    <w:rsid w:val="00423164"/>
    <w:rsid w:val="00425B1F"/>
    <w:rsid w:val="0043015D"/>
    <w:rsid w:val="00431698"/>
    <w:rsid w:val="00431EAF"/>
    <w:rsid w:val="004321BB"/>
    <w:rsid w:val="00433F72"/>
    <w:rsid w:val="004366F4"/>
    <w:rsid w:val="004369C4"/>
    <w:rsid w:val="004401C0"/>
    <w:rsid w:val="00441D02"/>
    <w:rsid w:val="00442B7B"/>
    <w:rsid w:val="00442E5B"/>
    <w:rsid w:val="00447FEC"/>
    <w:rsid w:val="00451DC3"/>
    <w:rsid w:val="00452347"/>
    <w:rsid w:val="00454611"/>
    <w:rsid w:val="00455576"/>
    <w:rsid w:val="0045671A"/>
    <w:rsid w:val="0045790B"/>
    <w:rsid w:val="00460FFF"/>
    <w:rsid w:val="004613FE"/>
    <w:rsid w:val="00462957"/>
    <w:rsid w:val="00462A32"/>
    <w:rsid w:val="00470B9A"/>
    <w:rsid w:val="00471780"/>
    <w:rsid w:val="0047202E"/>
    <w:rsid w:val="004731CA"/>
    <w:rsid w:val="0047574A"/>
    <w:rsid w:val="00475918"/>
    <w:rsid w:val="00476690"/>
    <w:rsid w:val="00477A4D"/>
    <w:rsid w:val="004836C1"/>
    <w:rsid w:val="00484E9E"/>
    <w:rsid w:val="00485C8F"/>
    <w:rsid w:val="00487580"/>
    <w:rsid w:val="00487A07"/>
    <w:rsid w:val="00490AA4"/>
    <w:rsid w:val="004917DE"/>
    <w:rsid w:val="00491A1C"/>
    <w:rsid w:val="004928F5"/>
    <w:rsid w:val="004935E7"/>
    <w:rsid w:val="00493A2C"/>
    <w:rsid w:val="004966A1"/>
    <w:rsid w:val="00497A4C"/>
    <w:rsid w:val="004A0373"/>
    <w:rsid w:val="004A077B"/>
    <w:rsid w:val="004A47E7"/>
    <w:rsid w:val="004A4A84"/>
    <w:rsid w:val="004A5521"/>
    <w:rsid w:val="004A684C"/>
    <w:rsid w:val="004B0A92"/>
    <w:rsid w:val="004B0D21"/>
    <w:rsid w:val="004B1B40"/>
    <w:rsid w:val="004B2541"/>
    <w:rsid w:val="004B25D3"/>
    <w:rsid w:val="004B27FE"/>
    <w:rsid w:val="004B2DDF"/>
    <w:rsid w:val="004B6A3C"/>
    <w:rsid w:val="004B6C1C"/>
    <w:rsid w:val="004B71B6"/>
    <w:rsid w:val="004C1292"/>
    <w:rsid w:val="004C17DB"/>
    <w:rsid w:val="004C1BBB"/>
    <w:rsid w:val="004C29E9"/>
    <w:rsid w:val="004C5E8E"/>
    <w:rsid w:val="004C6529"/>
    <w:rsid w:val="004C6963"/>
    <w:rsid w:val="004C74D6"/>
    <w:rsid w:val="004C7C60"/>
    <w:rsid w:val="004D2C0F"/>
    <w:rsid w:val="004D3B09"/>
    <w:rsid w:val="004D47E3"/>
    <w:rsid w:val="004D6AA4"/>
    <w:rsid w:val="004D6E86"/>
    <w:rsid w:val="004E1EFB"/>
    <w:rsid w:val="004E2490"/>
    <w:rsid w:val="004E4D65"/>
    <w:rsid w:val="004F24BD"/>
    <w:rsid w:val="004F2502"/>
    <w:rsid w:val="00500227"/>
    <w:rsid w:val="00500854"/>
    <w:rsid w:val="00502BDA"/>
    <w:rsid w:val="005034A5"/>
    <w:rsid w:val="0050562C"/>
    <w:rsid w:val="00507314"/>
    <w:rsid w:val="0050765F"/>
    <w:rsid w:val="00510D48"/>
    <w:rsid w:val="0051140F"/>
    <w:rsid w:val="005127B2"/>
    <w:rsid w:val="005130E8"/>
    <w:rsid w:val="005133B3"/>
    <w:rsid w:val="005139F4"/>
    <w:rsid w:val="005158C7"/>
    <w:rsid w:val="0051620E"/>
    <w:rsid w:val="00517513"/>
    <w:rsid w:val="00517828"/>
    <w:rsid w:val="00525442"/>
    <w:rsid w:val="00525E28"/>
    <w:rsid w:val="0053097B"/>
    <w:rsid w:val="00530BF8"/>
    <w:rsid w:val="0053175A"/>
    <w:rsid w:val="00532573"/>
    <w:rsid w:val="00536822"/>
    <w:rsid w:val="005400A8"/>
    <w:rsid w:val="00541269"/>
    <w:rsid w:val="0054186B"/>
    <w:rsid w:val="00541F8F"/>
    <w:rsid w:val="0054326D"/>
    <w:rsid w:val="005436D5"/>
    <w:rsid w:val="005443B8"/>
    <w:rsid w:val="00545E20"/>
    <w:rsid w:val="005461FB"/>
    <w:rsid w:val="00550DAD"/>
    <w:rsid w:val="00551487"/>
    <w:rsid w:val="00552E22"/>
    <w:rsid w:val="00554816"/>
    <w:rsid w:val="0055485C"/>
    <w:rsid w:val="00555731"/>
    <w:rsid w:val="0055573A"/>
    <w:rsid w:val="00557181"/>
    <w:rsid w:val="00557656"/>
    <w:rsid w:val="005607DC"/>
    <w:rsid w:val="00561860"/>
    <w:rsid w:val="0056206C"/>
    <w:rsid w:val="00564352"/>
    <w:rsid w:val="00566447"/>
    <w:rsid w:val="005667C0"/>
    <w:rsid w:val="0056724D"/>
    <w:rsid w:val="0056729F"/>
    <w:rsid w:val="005702B3"/>
    <w:rsid w:val="00571F41"/>
    <w:rsid w:val="00575431"/>
    <w:rsid w:val="005762FB"/>
    <w:rsid w:val="0057649F"/>
    <w:rsid w:val="005779DD"/>
    <w:rsid w:val="00577EB1"/>
    <w:rsid w:val="00577EEA"/>
    <w:rsid w:val="00582A6D"/>
    <w:rsid w:val="005830C4"/>
    <w:rsid w:val="00584050"/>
    <w:rsid w:val="00584D30"/>
    <w:rsid w:val="00584D44"/>
    <w:rsid w:val="005852D1"/>
    <w:rsid w:val="005854EF"/>
    <w:rsid w:val="0058588C"/>
    <w:rsid w:val="00586360"/>
    <w:rsid w:val="00587C15"/>
    <w:rsid w:val="0059079F"/>
    <w:rsid w:val="005919C8"/>
    <w:rsid w:val="0059254E"/>
    <w:rsid w:val="00594698"/>
    <w:rsid w:val="00595293"/>
    <w:rsid w:val="00595F69"/>
    <w:rsid w:val="00597BB1"/>
    <w:rsid w:val="005A0B7E"/>
    <w:rsid w:val="005A19BD"/>
    <w:rsid w:val="005A32CB"/>
    <w:rsid w:val="005A3660"/>
    <w:rsid w:val="005A5BD3"/>
    <w:rsid w:val="005A76E2"/>
    <w:rsid w:val="005B0273"/>
    <w:rsid w:val="005B09DA"/>
    <w:rsid w:val="005B2BC4"/>
    <w:rsid w:val="005B40E4"/>
    <w:rsid w:val="005B5407"/>
    <w:rsid w:val="005B6311"/>
    <w:rsid w:val="005B78FC"/>
    <w:rsid w:val="005C0406"/>
    <w:rsid w:val="005C1BC8"/>
    <w:rsid w:val="005C3612"/>
    <w:rsid w:val="005C37B5"/>
    <w:rsid w:val="005C3854"/>
    <w:rsid w:val="005C530E"/>
    <w:rsid w:val="005D063C"/>
    <w:rsid w:val="005D42B0"/>
    <w:rsid w:val="005D675A"/>
    <w:rsid w:val="005E1394"/>
    <w:rsid w:val="005E733C"/>
    <w:rsid w:val="005F10A6"/>
    <w:rsid w:val="005F3057"/>
    <w:rsid w:val="005F36EA"/>
    <w:rsid w:val="005F399D"/>
    <w:rsid w:val="005F597B"/>
    <w:rsid w:val="005F66A9"/>
    <w:rsid w:val="005F7999"/>
    <w:rsid w:val="005F79A3"/>
    <w:rsid w:val="00600FD0"/>
    <w:rsid w:val="00603C85"/>
    <w:rsid w:val="006050D9"/>
    <w:rsid w:val="00605D82"/>
    <w:rsid w:val="00606EDB"/>
    <w:rsid w:val="00607FF7"/>
    <w:rsid w:val="006101FB"/>
    <w:rsid w:val="006106A0"/>
    <w:rsid w:val="00611006"/>
    <w:rsid w:val="00612F9C"/>
    <w:rsid w:val="0061304B"/>
    <w:rsid w:val="00616AB9"/>
    <w:rsid w:val="00616C55"/>
    <w:rsid w:val="00617643"/>
    <w:rsid w:val="0061791B"/>
    <w:rsid w:val="00617E8C"/>
    <w:rsid w:val="00621C59"/>
    <w:rsid w:val="00621E11"/>
    <w:rsid w:val="006229E5"/>
    <w:rsid w:val="00622CD3"/>
    <w:rsid w:val="00623701"/>
    <w:rsid w:val="00625437"/>
    <w:rsid w:val="00625E64"/>
    <w:rsid w:val="006261CA"/>
    <w:rsid w:val="00626E1D"/>
    <w:rsid w:val="00630D8B"/>
    <w:rsid w:val="0063151A"/>
    <w:rsid w:val="0063367A"/>
    <w:rsid w:val="00633821"/>
    <w:rsid w:val="00635FF2"/>
    <w:rsid w:val="00636813"/>
    <w:rsid w:val="00640B69"/>
    <w:rsid w:val="006431EF"/>
    <w:rsid w:val="006436F1"/>
    <w:rsid w:val="00643FE5"/>
    <w:rsid w:val="006443A3"/>
    <w:rsid w:val="00645096"/>
    <w:rsid w:val="00647379"/>
    <w:rsid w:val="00647FDD"/>
    <w:rsid w:val="00651BA5"/>
    <w:rsid w:val="0065223E"/>
    <w:rsid w:val="00655FB7"/>
    <w:rsid w:val="006579AE"/>
    <w:rsid w:val="0066031C"/>
    <w:rsid w:val="006608AC"/>
    <w:rsid w:val="006609D0"/>
    <w:rsid w:val="006617E6"/>
    <w:rsid w:val="00661B56"/>
    <w:rsid w:val="0066248A"/>
    <w:rsid w:val="0066387B"/>
    <w:rsid w:val="00664070"/>
    <w:rsid w:val="0066411D"/>
    <w:rsid w:val="00665DED"/>
    <w:rsid w:val="00666EDC"/>
    <w:rsid w:val="006709C8"/>
    <w:rsid w:val="0067386C"/>
    <w:rsid w:val="00673DEE"/>
    <w:rsid w:val="00673FB7"/>
    <w:rsid w:val="00674107"/>
    <w:rsid w:val="00675975"/>
    <w:rsid w:val="0067795D"/>
    <w:rsid w:val="0068045E"/>
    <w:rsid w:val="006804B4"/>
    <w:rsid w:val="00680FB6"/>
    <w:rsid w:val="006811A0"/>
    <w:rsid w:val="006835C1"/>
    <w:rsid w:val="00683BC4"/>
    <w:rsid w:val="00685899"/>
    <w:rsid w:val="00685CDE"/>
    <w:rsid w:val="006862E0"/>
    <w:rsid w:val="0068698C"/>
    <w:rsid w:val="00687437"/>
    <w:rsid w:val="006903A3"/>
    <w:rsid w:val="00690958"/>
    <w:rsid w:val="00691830"/>
    <w:rsid w:val="006921EA"/>
    <w:rsid w:val="006936FC"/>
    <w:rsid w:val="00694029"/>
    <w:rsid w:val="00695C91"/>
    <w:rsid w:val="006968C9"/>
    <w:rsid w:val="006A0932"/>
    <w:rsid w:val="006A190B"/>
    <w:rsid w:val="006A38A7"/>
    <w:rsid w:val="006A6A43"/>
    <w:rsid w:val="006A7516"/>
    <w:rsid w:val="006B1E94"/>
    <w:rsid w:val="006B1EBD"/>
    <w:rsid w:val="006B3C83"/>
    <w:rsid w:val="006B3CEB"/>
    <w:rsid w:val="006B5D69"/>
    <w:rsid w:val="006C01B0"/>
    <w:rsid w:val="006C0E05"/>
    <w:rsid w:val="006C14C2"/>
    <w:rsid w:val="006C1B93"/>
    <w:rsid w:val="006C3075"/>
    <w:rsid w:val="006C33CD"/>
    <w:rsid w:val="006C3737"/>
    <w:rsid w:val="006C6109"/>
    <w:rsid w:val="006C7D13"/>
    <w:rsid w:val="006D1573"/>
    <w:rsid w:val="006D183F"/>
    <w:rsid w:val="006D21C9"/>
    <w:rsid w:val="006D2E1B"/>
    <w:rsid w:val="006D5230"/>
    <w:rsid w:val="006D5D19"/>
    <w:rsid w:val="006E39AC"/>
    <w:rsid w:val="006E3D87"/>
    <w:rsid w:val="006E3FBA"/>
    <w:rsid w:val="006E462F"/>
    <w:rsid w:val="006E5331"/>
    <w:rsid w:val="006E7143"/>
    <w:rsid w:val="006F0F6F"/>
    <w:rsid w:val="006F1908"/>
    <w:rsid w:val="006F4579"/>
    <w:rsid w:val="006F6C3D"/>
    <w:rsid w:val="006F6E0A"/>
    <w:rsid w:val="007034FB"/>
    <w:rsid w:val="00704B90"/>
    <w:rsid w:val="00704E7C"/>
    <w:rsid w:val="00704EFF"/>
    <w:rsid w:val="00705250"/>
    <w:rsid w:val="00707D6F"/>
    <w:rsid w:val="007105F9"/>
    <w:rsid w:val="00710BD5"/>
    <w:rsid w:val="00712D17"/>
    <w:rsid w:val="00715A13"/>
    <w:rsid w:val="007165E5"/>
    <w:rsid w:val="00716EC3"/>
    <w:rsid w:val="00717264"/>
    <w:rsid w:val="00724544"/>
    <w:rsid w:val="00725C57"/>
    <w:rsid w:val="00725E86"/>
    <w:rsid w:val="00727142"/>
    <w:rsid w:val="0072756D"/>
    <w:rsid w:val="00733164"/>
    <w:rsid w:val="007339D2"/>
    <w:rsid w:val="00733D98"/>
    <w:rsid w:val="0073475C"/>
    <w:rsid w:val="00741869"/>
    <w:rsid w:val="00742CE1"/>
    <w:rsid w:val="00744FCE"/>
    <w:rsid w:val="0074523B"/>
    <w:rsid w:val="00745AFC"/>
    <w:rsid w:val="00746F26"/>
    <w:rsid w:val="0075461B"/>
    <w:rsid w:val="0075671C"/>
    <w:rsid w:val="00756A87"/>
    <w:rsid w:val="00756C5D"/>
    <w:rsid w:val="00760006"/>
    <w:rsid w:val="00760469"/>
    <w:rsid w:val="007609B3"/>
    <w:rsid w:val="00761809"/>
    <w:rsid w:val="00761BAD"/>
    <w:rsid w:val="00762741"/>
    <w:rsid w:val="00770C1D"/>
    <w:rsid w:val="00774792"/>
    <w:rsid w:val="007764A3"/>
    <w:rsid w:val="00776ED2"/>
    <w:rsid w:val="00777135"/>
    <w:rsid w:val="007778CF"/>
    <w:rsid w:val="00777FDB"/>
    <w:rsid w:val="0078216C"/>
    <w:rsid w:val="007830B4"/>
    <w:rsid w:val="00784653"/>
    <w:rsid w:val="0078468F"/>
    <w:rsid w:val="0078568F"/>
    <w:rsid w:val="00787481"/>
    <w:rsid w:val="007906D4"/>
    <w:rsid w:val="00792280"/>
    <w:rsid w:val="00792A4B"/>
    <w:rsid w:val="00794E1D"/>
    <w:rsid w:val="007960E4"/>
    <w:rsid w:val="007A1D32"/>
    <w:rsid w:val="007A4F91"/>
    <w:rsid w:val="007A74A6"/>
    <w:rsid w:val="007A7B40"/>
    <w:rsid w:val="007B37F8"/>
    <w:rsid w:val="007B4285"/>
    <w:rsid w:val="007B45EA"/>
    <w:rsid w:val="007B59EB"/>
    <w:rsid w:val="007B6150"/>
    <w:rsid w:val="007B6320"/>
    <w:rsid w:val="007B7B6C"/>
    <w:rsid w:val="007C1261"/>
    <w:rsid w:val="007D0327"/>
    <w:rsid w:val="007D2170"/>
    <w:rsid w:val="007D3431"/>
    <w:rsid w:val="007D3585"/>
    <w:rsid w:val="007D4CF7"/>
    <w:rsid w:val="007D742C"/>
    <w:rsid w:val="007E0005"/>
    <w:rsid w:val="007E02B4"/>
    <w:rsid w:val="007E23B7"/>
    <w:rsid w:val="007E31EA"/>
    <w:rsid w:val="007E3F61"/>
    <w:rsid w:val="007E459B"/>
    <w:rsid w:val="007E694C"/>
    <w:rsid w:val="007F0375"/>
    <w:rsid w:val="007F1978"/>
    <w:rsid w:val="007F1CC6"/>
    <w:rsid w:val="007F1FB0"/>
    <w:rsid w:val="007F2B34"/>
    <w:rsid w:val="007F4BB4"/>
    <w:rsid w:val="007F4E24"/>
    <w:rsid w:val="007F56F6"/>
    <w:rsid w:val="007F592C"/>
    <w:rsid w:val="007F5942"/>
    <w:rsid w:val="007F5E75"/>
    <w:rsid w:val="007F5ED6"/>
    <w:rsid w:val="007F6303"/>
    <w:rsid w:val="007F6459"/>
    <w:rsid w:val="007F7261"/>
    <w:rsid w:val="007F7309"/>
    <w:rsid w:val="00802667"/>
    <w:rsid w:val="00802B25"/>
    <w:rsid w:val="00803335"/>
    <w:rsid w:val="00803B5E"/>
    <w:rsid w:val="008069C3"/>
    <w:rsid w:val="0080743C"/>
    <w:rsid w:val="00807612"/>
    <w:rsid w:val="00810691"/>
    <w:rsid w:val="00810B42"/>
    <w:rsid w:val="00811038"/>
    <w:rsid w:val="0081182B"/>
    <w:rsid w:val="0081183B"/>
    <w:rsid w:val="00811B87"/>
    <w:rsid w:val="0081203D"/>
    <w:rsid w:val="00813E70"/>
    <w:rsid w:val="00814233"/>
    <w:rsid w:val="00814E4B"/>
    <w:rsid w:val="00815D00"/>
    <w:rsid w:val="0081687D"/>
    <w:rsid w:val="00816B3A"/>
    <w:rsid w:val="008200AC"/>
    <w:rsid w:val="00821C00"/>
    <w:rsid w:val="008233AD"/>
    <w:rsid w:val="008236FA"/>
    <w:rsid w:val="00827FC6"/>
    <w:rsid w:val="00834F51"/>
    <w:rsid w:val="00836204"/>
    <w:rsid w:val="00841B70"/>
    <w:rsid w:val="00841FF6"/>
    <w:rsid w:val="008443C0"/>
    <w:rsid w:val="008467C0"/>
    <w:rsid w:val="0085139B"/>
    <w:rsid w:val="00852B9F"/>
    <w:rsid w:val="0085444F"/>
    <w:rsid w:val="008567F5"/>
    <w:rsid w:val="00856E1C"/>
    <w:rsid w:val="00857F65"/>
    <w:rsid w:val="008631D5"/>
    <w:rsid w:val="0086401C"/>
    <w:rsid w:val="008652C5"/>
    <w:rsid w:val="00865526"/>
    <w:rsid w:val="00865CDC"/>
    <w:rsid w:val="00865CFB"/>
    <w:rsid w:val="0087153D"/>
    <w:rsid w:val="008728CF"/>
    <w:rsid w:val="00872A31"/>
    <w:rsid w:val="00874CDC"/>
    <w:rsid w:val="00876016"/>
    <w:rsid w:val="0087615B"/>
    <w:rsid w:val="00877B7F"/>
    <w:rsid w:val="00881121"/>
    <w:rsid w:val="00881EDD"/>
    <w:rsid w:val="00883E6F"/>
    <w:rsid w:val="008862EF"/>
    <w:rsid w:val="0089053B"/>
    <w:rsid w:val="008930EB"/>
    <w:rsid w:val="008960DD"/>
    <w:rsid w:val="00896710"/>
    <w:rsid w:val="008967BB"/>
    <w:rsid w:val="00897EAF"/>
    <w:rsid w:val="008A0919"/>
    <w:rsid w:val="008A14F1"/>
    <w:rsid w:val="008A167F"/>
    <w:rsid w:val="008A2E45"/>
    <w:rsid w:val="008A4853"/>
    <w:rsid w:val="008A53C0"/>
    <w:rsid w:val="008A6E05"/>
    <w:rsid w:val="008A7970"/>
    <w:rsid w:val="008A7B30"/>
    <w:rsid w:val="008B007A"/>
    <w:rsid w:val="008B0114"/>
    <w:rsid w:val="008B01C1"/>
    <w:rsid w:val="008B1674"/>
    <w:rsid w:val="008B3DCC"/>
    <w:rsid w:val="008B7145"/>
    <w:rsid w:val="008C0044"/>
    <w:rsid w:val="008C08DA"/>
    <w:rsid w:val="008C1C5F"/>
    <w:rsid w:val="008C3E75"/>
    <w:rsid w:val="008C6B5B"/>
    <w:rsid w:val="008C6C5C"/>
    <w:rsid w:val="008D1FBA"/>
    <w:rsid w:val="008D37D4"/>
    <w:rsid w:val="008D58BE"/>
    <w:rsid w:val="008E06E2"/>
    <w:rsid w:val="008E08E3"/>
    <w:rsid w:val="008E0B52"/>
    <w:rsid w:val="008E0D5A"/>
    <w:rsid w:val="008E12E0"/>
    <w:rsid w:val="008E3015"/>
    <w:rsid w:val="008E30C4"/>
    <w:rsid w:val="008E4901"/>
    <w:rsid w:val="008E61E7"/>
    <w:rsid w:val="008E6D50"/>
    <w:rsid w:val="008E7401"/>
    <w:rsid w:val="008F0857"/>
    <w:rsid w:val="008F45F3"/>
    <w:rsid w:val="008F54FF"/>
    <w:rsid w:val="00900644"/>
    <w:rsid w:val="00901BDC"/>
    <w:rsid w:val="00902554"/>
    <w:rsid w:val="00902F89"/>
    <w:rsid w:val="00905278"/>
    <w:rsid w:val="009074F4"/>
    <w:rsid w:val="00907CBF"/>
    <w:rsid w:val="00910FBB"/>
    <w:rsid w:val="00911744"/>
    <w:rsid w:val="0091197D"/>
    <w:rsid w:val="009122D9"/>
    <w:rsid w:val="00912940"/>
    <w:rsid w:val="00913B6B"/>
    <w:rsid w:val="00914924"/>
    <w:rsid w:val="00914E2B"/>
    <w:rsid w:val="00920633"/>
    <w:rsid w:val="00920BA9"/>
    <w:rsid w:val="00922405"/>
    <w:rsid w:val="00922CC5"/>
    <w:rsid w:val="00922E8F"/>
    <w:rsid w:val="009231FE"/>
    <w:rsid w:val="009328DA"/>
    <w:rsid w:val="00933E72"/>
    <w:rsid w:val="00934280"/>
    <w:rsid w:val="00934FB4"/>
    <w:rsid w:val="00937034"/>
    <w:rsid w:val="009413D4"/>
    <w:rsid w:val="00942FDB"/>
    <w:rsid w:val="00943879"/>
    <w:rsid w:val="009469D1"/>
    <w:rsid w:val="00946A5A"/>
    <w:rsid w:val="009473E3"/>
    <w:rsid w:val="009509E4"/>
    <w:rsid w:val="009512A1"/>
    <w:rsid w:val="00951F06"/>
    <w:rsid w:val="00952610"/>
    <w:rsid w:val="00952C52"/>
    <w:rsid w:val="0095364D"/>
    <w:rsid w:val="00954F6F"/>
    <w:rsid w:val="009555D5"/>
    <w:rsid w:val="00961642"/>
    <w:rsid w:val="0096215E"/>
    <w:rsid w:val="00965187"/>
    <w:rsid w:val="0096558D"/>
    <w:rsid w:val="00966176"/>
    <w:rsid w:val="00966C95"/>
    <w:rsid w:val="009716AF"/>
    <w:rsid w:val="00972991"/>
    <w:rsid w:val="009760B4"/>
    <w:rsid w:val="00976836"/>
    <w:rsid w:val="009770D7"/>
    <w:rsid w:val="00980EDF"/>
    <w:rsid w:val="00981731"/>
    <w:rsid w:val="009829F5"/>
    <w:rsid w:val="00986030"/>
    <w:rsid w:val="00990463"/>
    <w:rsid w:val="00992EBF"/>
    <w:rsid w:val="00997BD2"/>
    <w:rsid w:val="009A0FEE"/>
    <w:rsid w:val="009A16F1"/>
    <w:rsid w:val="009A1F2E"/>
    <w:rsid w:val="009A210D"/>
    <w:rsid w:val="009A3082"/>
    <w:rsid w:val="009A314A"/>
    <w:rsid w:val="009A34CD"/>
    <w:rsid w:val="009A5020"/>
    <w:rsid w:val="009B0FF6"/>
    <w:rsid w:val="009B10AA"/>
    <w:rsid w:val="009B1765"/>
    <w:rsid w:val="009B384F"/>
    <w:rsid w:val="009B5270"/>
    <w:rsid w:val="009B58EC"/>
    <w:rsid w:val="009B5A86"/>
    <w:rsid w:val="009C00C8"/>
    <w:rsid w:val="009C0440"/>
    <w:rsid w:val="009C3F36"/>
    <w:rsid w:val="009C45EE"/>
    <w:rsid w:val="009D0783"/>
    <w:rsid w:val="009D1693"/>
    <w:rsid w:val="009D18FB"/>
    <w:rsid w:val="009D1F56"/>
    <w:rsid w:val="009D4335"/>
    <w:rsid w:val="009D50EE"/>
    <w:rsid w:val="009D7B45"/>
    <w:rsid w:val="009E15EC"/>
    <w:rsid w:val="009E2A2D"/>
    <w:rsid w:val="009E4C13"/>
    <w:rsid w:val="009F0402"/>
    <w:rsid w:val="009F2D88"/>
    <w:rsid w:val="009F33E2"/>
    <w:rsid w:val="009F535D"/>
    <w:rsid w:val="009F63B2"/>
    <w:rsid w:val="009F7913"/>
    <w:rsid w:val="00A01A45"/>
    <w:rsid w:val="00A0210C"/>
    <w:rsid w:val="00A0224F"/>
    <w:rsid w:val="00A02E75"/>
    <w:rsid w:val="00A0393E"/>
    <w:rsid w:val="00A07BC6"/>
    <w:rsid w:val="00A12675"/>
    <w:rsid w:val="00A14731"/>
    <w:rsid w:val="00A14E49"/>
    <w:rsid w:val="00A15AD3"/>
    <w:rsid w:val="00A15E9B"/>
    <w:rsid w:val="00A17FF0"/>
    <w:rsid w:val="00A20488"/>
    <w:rsid w:val="00A20509"/>
    <w:rsid w:val="00A21D17"/>
    <w:rsid w:val="00A23326"/>
    <w:rsid w:val="00A2389E"/>
    <w:rsid w:val="00A2681B"/>
    <w:rsid w:val="00A270CA"/>
    <w:rsid w:val="00A2782D"/>
    <w:rsid w:val="00A27CED"/>
    <w:rsid w:val="00A27E3E"/>
    <w:rsid w:val="00A309CB"/>
    <w:rsid w:val="00A30ECB"/>
    <w:rsid w:val="00A31053"/>
    <w:rsid w:val="00A36138"/>
    <w:rsid w:val="00A36B22"/>
    <w:rsid w:val="00A371B2"/>
    <w:rsid w:val="00A4263A"/>
    <w:rsid w:val="00A444BC"/>
    <w:rsid w:val="00A46AA4"/>
    <w:rsid w:val="00A46E59"/>
    <w:rsid w:val="00A527ED"/>
    <w:rsid w:val="00A53752"/>
    <w:rsid w:val="00A5565B"/>
    <w:rsid w:val="00A55EAC"/>
    <w:rsid w:val="00A6057A"/>
    <w:rsid w:val="00A60699"/>
    <w:rsid w:val="00A622B4"/>
    <w:rsid w:val="00A626D3"/>
    <w:rsid w:val="00A67835"/>
    <w:rsid w:val="00A67967"/>
    <w:rsid w:val="00A70A98"/>
    <w:rsid w:val="00A70B53"/>
    <w:rsid w:val="00A71E09"/>
    <w:rsid w:val="00A72735"/>
    <w:rsid w:val="00A72C93"/>
    <w:rsid w:val="00A765C7"/>
    <w:rsid w:val="00A777B7"/>
    <w:rsid w:val="00A829A3"/>
    <w:rsid w:val="00A83E57"/>
    <w:rsid w:val="00A84658"/>
    <w:rsid w:val="00A84882"/>
    <w:rsid w:val="00A84B15"/>
    <w:rsid w:val="00A91189"/>
    <w:rsid w:val="00A926DA"/>
    <w:rsid w:val="00A93994"/>
    <w:rsid w:val="00A94359"/>
    <w:rsid w:val="00A949F6"/>
    <w:rsid w:val="00A95ACA"/>
    <w:rsid w:val="00AA1CC3"/>
    <w:rsid w:val="00AA5EBF"/>
    <w:rsid w:val="00AB22EA"/>
    <w:rsid w:val="00AB2CEE"/>
    <w:rsid w:val="00AB4EE4"/>
    <w:rsid w:val="00AB6460"/>
    <w:rsid w:val="00AC174B"/>
    <w:rsid w:val="00AC2A61"/>
    <w:rsid w:val="00AC39F7"/>
    <w:rsid w:val="00AC5390"/>
    <w:rsid w:val="00AC63EA"/>
    <w:rsid w:val="00AC63F0"/>
    <w:rsid w:val="00AD1033"/>
    <w:rsid w:val="00AD2601"/>
    <w:rsid w:val="00AD2A88"/>
    <w:rsid w:val="00AD34F0"/>
    <w:rsid w:val="00AE10EA"/>
    <w:rsid w:val="00AE350F"/>
    <w:rsid w:val="00AE58E0"/>
    <w:rsid w:val="00AF069E"/>
    <w:rsid w:val="00AF0ECC"/>
    <w:rsid w:val="00AF20B8"/>
    <w:rsid w:val="00AF42FE"/>
    <w:rsid w:val="00AF5BC6"/>
    <w:rsid w:val="00AF683A"/>
    <w:rsid w:val="00AF7026"/>
    <w:rsid w:val="00AF7423"/>
    <w:rsid w:val="00B005B2"/>
    <w:rsid w:val="00B02671"/>
    <w:rsid w:val="00B0572C"/>
    <w:rsid w:val="00B06698"/>
    <w:rsid w:val="00B11489"/>
    <w:rsid w:val="00B13C20"/>
    <w:rsid w:val="00B2197A"/>
    <w:rsid w:val="00B224C0"/>
    <w:rsid w:val="00B243DE"/>
    <w:rsid w:val="00B2578E"/>
    <w:rsid w:val="00B26DE4"/>
    <w:rsid w:val="00B27104"/>
    <w:rsid w:val="00B306EF"/>
    <w:rsid w:val="00B31114"/>
    <w:rsid w:val="00B3649B"/>
    <w:rsid w:val="00B412F4"/>
    <w:rsid w:val="00B41AA8"/>
    <w:rsid w:val="00B41C8F"/>
    <w:rsid w:val="00B42F8F"/>
    <w:rsid w:val="00B434DB"/>
    <w:rsid w:val="00B435C9"/>
    <w:rsid w:val="00B449A6"/>
    <w:rsid w:val="00B44EFE"/>
    <w:rsid w:val="00B4770B"/>
    <w:rsid w:val="00B53250"/>
    <w:rsid w:val="00B573B5"/>
    <w:rsid w:val="00B6049D"/>
    <w:rsid w:val="00B62EC9"/>
    <w:rsid w:val="00B678D0"/>
    <w:rsid w:val="00B716A1"/>
    <w:rsid w:val="00B7242F"/>
    <w:rsid w:val="00B72FE1"/>
    <w:rsid w:val="00B74CFB"/>
    <w:rsid w:val="00B74E94"/>
    <w:rsid w:val="00B75081"/>
    <w:rsid w:val="00B760F0"/>
    <w:rsid w:val="00B76347"/>
    <w:rsid w:val="00B83E6B"/>
    <w:rsid w:val="00B84294"/>
    <w:rsid w:val="00B85B4F"/>
    <w:rsid w:val="00B87BC9"/>
    <w:rsid w:val="00B91349"/>
    <w:rsid w:val="00B91F44"/>
    <w:rsid w:val="00B92D20"/>
    <w:rsid w:val="00B96A57"/>
    <w:rsid w:val="00B9746D"/>
    <w:rsid w:val="00BA2003"/>
    <w:rsid w:val="00BA4BCB"/>
    <w:rsid w:val="00BA5744"/>
    <w:rsid w:val="00BA5775"/>
    <w:rsid w:val="00BA7FB5"/>
    <w:rsid w:val="00BB1C24"/>
    <w:rsid w:val="00BB2DD4"/>
    <w:rsid w:val="00BB347E"/>
    <w:rsid w:val="00BB5D96"/>
    <w:rsid w:val="00BB5DC9"/>
    <w:rsid w:val="00BC07FD"/>
    <w:rsid w:val="00BC1818"/>
    <w:rsid w:val="00BC1D72"/>
    <w:rsid w:val="00BC2E88"/>
    <w:rsid w:val="00BC3F29"/>
    <w:rsid w:val="00BC48F2"/>
    <w:rsid w:val="00BC4EFA"/>
    <w:rsid w:val="00BC62CA"/>
    <w:rsid w:val="00BC69FD"/>
    <w:rsid w:val="00BC6A02"/>
    <w:rsid w:val="00BC74D9"/>
    <w:rsid w:val="00BD4211"/>
    <w:rsid w:val="00BD6063"/>
    <w:rsid w:val="00BE0D7B"/>
    <w:rsid w:val="00BE129B"/>
    <w:rsid w:val="00BE1513"/>
    <w:rsid w:val="00BE293A"/>
    <w:rsid w:val="00BE4803"/>
    <w:rsid w:val="00BF02F6"/>
    <w:rsid w:val="00C01057"/>
    <w:rsid w:val="00C014AE"/>
    <w:rsid w:val="00C06BFE"/>
    <w:rsid w:val="00C1146E"/>
    <w:rsid w:val="00C118F0"/>
    <w:rsid w:val="00C1238E"/>
    <w:rsid w:val="00C14891"/>
    <w:rsid w:val="00C16C35"/>
    <w:rsid w:val="00C16E83"/>
    <w:rsid w:val="00C210ED"/>
    <w:rsid w:val="00C21C25"/>
    <w:rsid w:val="00C2214E"/>
    <w:rsid w:val="00C22D1D"/>
    <w:rsid w:val="00C251E9"/>
    <w:rsid w:val="00C2568E"/>
    <w:rsid w:val="00C26245"/>
    <w:rsid w:val="00C31E5E"/>
    <w:rsid w:val="00C32913"/>
    <w:rsid w:val="00C33F4F"/>
    <w:rsid w:val="00C34354"/>
    <w:rsid w:val="00C34F1F"/>
    <w:rsid w:val="00C35927"/>
    <w:rsid w:val="00C373E6"/>
    <w:rsid w:val="00C376C4"/>
    <w:rsid w:val="00C4048B"/>
    <w:rsid w:val="00C41316"/>
    <w:rsid w:val="00C42188"/>
    <w:rsid w:val="00C42757"/>
    <w:rsid w:val="00C46706"/>
    <w:rsid w:val="00C46D90"/>
    <w:rsid w:val="00C4743D"/>
    <w:rsid w:val="00C51CED"/>
    <w:rsid w:val="00C52D34"/>
    <w:rsid w:val="00C54092"/>
    <w:rsid w:val="00C5470C"/>
    <w:rsid w:val="00C553F5"/>
    <w:rsid w:val="00C571CD"/>
    <w:rsid w:val="00C572EB"/>
    <w:rsid w:val="00C60323"/>
    <w:rsid w:val="00C61BC6"/>
    <w:rsid w:val="00C64346"/>
    <w:rsid w:val="00C64954"/>
    <w:rsid w:val="00C6618F"/>
    <w:rsid w:val="00C67059"/>
    <w:rsid w:val="00C67C58"/>
    <w:rsid w:val="00C70F02"/>
    <w:rsid w:val="00C71372"/>
    <w:rsid w:val="00C739FA"/>
    <w:rsid w:val="00C73CF9"/>
    <w:rsid w:val="00C7483F"/>
    <w:rsid w:val="00C75802"/>
    <w:rsid w:val="00C75FCB"/>
    <w:rsid w:val="00C7637E"/>
    <w:rsid w:val="00C7751F"/>
    <w:rsid w:val="00C80B72"/>
    <w:rsid w:val="00C8285F"/>
    <w:rsid w:val="00C860D0"/>
    <w:rsid w:val="00C90EC6"/>
    <w:rsid w:val="00C94736"/>
    <w:rsid w:val="00CA0C49"/>
    <w:rsid w:val="00CA2F1A"/>
    <w:rsid w:val="00CA3CAE"/>
    <w:rsid w:val="00CA3DAC"/>
    <w:rsid w:val="00CA57A9"/>
    <w:rsid w:val="00CA6B36"/>
    <w:rsid w:val="00CA6FB1"/>
    <w:rsid w:val="00CA784C"/>
    <w:rsid w:val="00CB00D4"/>
    <w:rsid w:val="00CB0353"/>
    <w:rsid w:val="00CB19AF"/>
    <w:rsid w:val="00CB1B68"/>
    <w:rsid w:val="00CB2941"/>
    <w:rsid w:val="00CB432C"/>
    <w:rsid w:val="00CB527F"/>
    <w:rsid w:val="00CC0260"/>
    <w:rsid w:val="00CC08D6"/>
    <w:rsid w:val="00CC26DD"/>
    <w:rsid w:val="00CC6740"/>
    <w:rsid w:val="00CC6D9F"/>
    <w:rsid w:val="00CC7BA8"/>
    <w:rsid w:val="00CD08CA"/>
    <w:rsid w:val="00CD0A5E"/>
    <w:rsid w:val="00CD148E"/>
    <w:rsid w:val="00CD3576"/>
    <w:rsid w:val="00CD37F2"/>
    <w:rsid w:val="00CD3FC1"/>
    <w:rsid w:val="00CD4D53"/>
    <w:rsid w:val="00CD4FD4"/>
    <w:rsid w:val="00CD5E69"/>
    <w:rsid w:val="00CD6275"/>
    <w:rsid w:val="00CD6CF7"/>
    <w:rsid w:val="00CE179B"/>
    <w:rsid w:val="00CE1880"/>
    <w:rsid w:val="00CE290A"/>
    <w:rsid w:val="00CE5008"/>
    <w:rsid w:val="00CE6B2E"/>
    <w:rsid w:val="00CE7C2F"/>
    <w:rsid w:val="00CF2D1D"/>
    <w:rsid w:val="00CF368A"/>
    <w:rsid w:val="00CF371B"/>
    <w:rsid w:val="00CF4353"/>
    <w:rsid w:val="00CF490B"/>
    <w:rsid w:val="00CF4BAF"/>
    <w:rsid w:val="00CF6644"/>
    <w:rsid w:val="00CF6F31"/>
    <w:rsid w:val="00D00ED0"/>
    <w:rsid w:val="00D019BC"/>
    <w:rsid w:val="00D01BE8"/>
    <w:rsid w:val="00D025C3"/>
    <w:rsid w:val="00D03A31"/>
    <w:rsid w:val="00D0446A"/>
    <w:rsid w:val="00D079FC"/>
    <w:rsid w:val="00D07E75"/>
    <w:rsid w:val="00D101B0"/>
    <w:rsid w:val="00D1023D"/>
    <w:rsid w:val="00D11920"/>
    <w:rsid w:val="00D13FBD"/>
    <w:rsid w:val="00D14E8C"/>
    <w:rsid w:val="00D1778F"/>
    <w:rsid w:val="00D20E70"/>
    <w:rsid w:val="00D21DF5"/>
    <w:rsid w:val="00D22997"/>
    <w:rsid w:val="00D2381B"/>
    <w:rsid w:val="00D2551C"/>
    <w:rsid w:val="00D257D6"/>
    <w:rsid w:val="00D27C2C"/>
    <w:rsid w:val="00D32E7E"/>
    <w:rsid w:val="00D35156"/>
    <w:rsid w:val="00D368C0"/>
    <w:rsid w:val="00D3791F"/>
    <w:rsid w:val="00D40C24"/>
    <w:rsid w:val="00D411D4"/>
    <w:rsid w:val="00D424E2"/>
    <w:rsid w:val="00D439CC"/>
    <w:rsid w:val="00D44151"/>
    <w:rsid w:val="00D4452F"/>
    <w:rsid w:val="00D4469B"/>
    <w:rsid w:val="00D47957"/>
    <w:rsid w:val="00D47DAE"/>
    <w:rsid w:val="00D51AEA"/>
    <w:rsid w:val="00D5607F"/>
    <w:rsid w:val="00D57C0F"/>
    <w:rsid w:val="00D57F8F"/>
    <w:rsid w:val="00D634FE"/>
    <w:rsid w:val="00D65618"/>
    <w:rsid w:val="00D65E2A"/>
    <w:rsid w:val="00D664C8"/>
    <w:rsid w:val="00D67258"/>
    <w:rsid w:val="00D67828"/>
    <w:rsid w:val="00D72B15"/>
    <w:rsid w:val="00D764C9"/>
    <w:rsid w:val="00D76774"/>
    <w:rsid w:val="00D80E03"/>
    <w:rsid w:val="00D81C4E"/>
    <w:rsid w:val="00D81D5D"/>
    <w:rsid w:val="00D8646B"/>
    <w:rsid w:val="00D866A8"/>
    <w:rsid w:val="00D86F56"/>
    <w:rsid w:val="00D8719F"/>
    <w:rsid w:val="00D921D9"/>
    <w:rsid w:val="00D926CD"/>
    <w:rsid w:val="00D967EB"/>
    <w:rsid w:val="00D96F0C"/>
    <w:rsid w:val="00D973F9"/>
    <w:rsid w:val="00D97A3B"/>
    <w:rsid w:val="00D97A45"/>
    <w:rsid w:val="00DA2478"/>
    <w:rsid w:val="00DA2E12"/>
    <w:rsid w:val="00DA3138"/>
    <w:rsid w:val="00DA3DD1"/>
    <w:rsid w:val="00DA7009"/>
    <w:rsid w:val="00DA7521"/>
    <w:rsid w:val="00DB0E9B"/>
    <w:rsid w:val="00DB1E28"/>
    <w:rsid w:val="00DB23EE"/>
    <w:rsid w:val="00DB5B1C"/>
    <w:rsid w:val="00DB701C"/>
    <w:rsid w:val="00DB72B5"/>
    <w:rsid w:val="00DC038B"/>
    <w:rsid w:val="00DC1A0F"/>
    <w:rsid w:val="00DC1ABE"/>
    <w:rsid w:val="00DC1F34"/>
    <w:rsid w:val="00DC26B8"/>
    <w:rsid w:val="00DC2C2E"/>
    <w:rsid w:val="00DC487C"/>
    <w:rsid w:val="00DC4A43"/>
    <w:rsid w:val="00DC5560"/>
    <w:rsid w:val="00DC5F5C"/>
    <w:rsid w:val="00DD12C3"/>
    <w:rsid w:val="00DD2CB4"/>
    <w:rsid w:val="00DD364E"/>
    <w:rsid w:val="00DD37DD"/>
    <w:rsid w:val="00DD52B2"/>
    <w:rsid w:val="00DE3181"/>
    <w:rsid w:val="00DE3CCC"/>
    <w:rsid w:val="00DE699F"/>
    <w:rsid w:val="00DE6C73"/>
    <w:rsid w:val="00DF0F95"/>
    <w:rsid w:val="00DF25A0"/>
    <w:rsid w:val="00DF4F1A"/>
    <w:rsid w:val="00DF6836"/>
    <w:rsid w:val="00DF7357"/>
    <w:rsid w:val="00DF7A54"/>
    <w:rsid w:val="00E01049"/>
    <w:rsid w:val="00E02B1B"/>
    <w:rsid w:val="00E066D8"/>
    <w:rsid w:val="00E07670"/>
    <w:rsid w:val="00E10B6C"/>
    <w:rsid w:val="00E11277"/>
    <w:rsid w:val="00E12FC1"/>
    <w:rsid w:val="00E14A3F"/>
    <w:rsid w:val="00E14B2D"/>
    <w:rsid w:val="00E17FC2"/>
    <w:rsid w:val="00E20B35"/>
    <w:rsid w:val="00E2206D"/>
    <w:rsid w:val="00E228D3"/>
    <w:rsid w:val="00E24AA1"/>
    <w:rsid w:val="00E25D96"/>
    <w:rsid w:val="00E278FC"/>
    <w:rsid w:val="00E324B1"/>
    <w:rsid w:val="00E37525"/>
    <w:rsid w:val="00E40BE0"/>
    <w:rsid w:val="00E4165F"/>
    <w:rsid w:val="00E416A9"/>
    <w:rsid w:val="00E43F67"/>
    <w:rsid w:val="00E4533F"/>
    <w:rsid w:val="00E46BD4"/>
    <w:rsid w:val="00E4778D"/>
    <w:rsid w:val="00E504B5"/>
    <w:rsid w:val="00E504FA"/>
    <w:rsid w:val="00E5092C"/>
    <w:rsid w:val="00E520AE"/>
    <w:rsid w:val="00E55303"/>
    <w:rsid w:val="00E554BE"/>
    <w:rsid w:val="00E579BE"/>
    <w:rsid w:val="00E60C67"/>
    <w:rsid w:val="00E60D45"/>
    <w:rsid w:val="00E64FED"/>
    <w:rsid w:val="00E65479"/>
    <w:rsid w:val="00E678A7"/>
    <w:rsid w:val="00E707BB"/>
    <w:rsid w:val="00E71D92"/>
    <w:rsid w:val="00E7625D"/>
    <w:rsid w:val="00E76744"/>
    <w:rsid w:val="00E770C3"/>
    <w:rsid w:val="00E82280"/>
    <w:rsid w:val="00E827B8"/>
    <w:rsid w:val="00E83654"/>
    <w:rsid w:val="00E84279"/>
    <w:rsid w:val="00E907BA"/>
    <w:rsid w:val="00E909B5"/>
    <w:rsid w:val="00E921C4"/>
    <w:rsid w:val="00E92BE7"/>
    <w:rsid w:val="00E9543F"/>
    <w:rsid w:val="00E97165"/>
    <w:rsid w:val="00E971F5"/>
    <w:rsid w:val="00EA26E3"/>
    <w:rsid w:val="00EA3183"/>
    <w:rsid w:val="00EA577B"/>
    <w:rsid w:val="00EB18D5"/>
    <w:rsid w:val="00EB2261"/>
    <w:rsid w:val="00EB577C"/>
    <w:rsid w:val="00EC23E9"/>
    <w:rsid w:val="00EC59CD"/>
    <w:rsid w:val="00EC5B38"/>
    <w:rsid w:val="00ED1857"/>
    <w:rsid w:val="00ED27C4"/>
    <w:rsid w:val="00ED7FEF"/>
    <w:rsid w:val="00EE01FB"/>
    <w:rsid w:val="00EE1473"/>
    <w:rsid w:val="00EE313B"/>
    <w:rsid w:val="00EE5312"/>
    <w:rsid w:val="00EE5612"/>
    <w:rsid w:val="00EF18A1"/>
    <w:rsid w:val="00EF2C93"/>
    <w:rsid w:val="00EF3C1B"/>
    <w:rsid w:val="00EF446E"/>
    <w:rsid w:val="00EF53F9"/>
    <w:rsid w:val="00EF5C70"/>
    <w:rsid w:val="00EF63A5"/>
    <w:rsid w:val="00EF6766"/>
    <w:rsid w:val="00EF688E"/>
    <w:rsid w:val="00EF7FAE"/>
    <w:rsid w:val="00F02C26"/>
    <w:rsid w:val="00F06DCC"/>
    <w:rsid w:val="00F075C7"/>
    <w:rsid w:val="00F07D92"/>
    <w:rsid w:val="00F107DD"/>
    <w:rsid w:val="00F16423"/>
    <w:rsid w:val="00F20266"/>
    <w:rsid w:val="00F20449"/>
    <w:rsid w:val="00F2177A"/>
    <w:rsid w:val="00F2188B"/>
    <w:rsid w:val="00F22048"/>
    <w:rsid w:val="00F22C78"/>
    <w:rsid w:val="00F22E82"/>
    <w:rsid w:val="00F23375"/>
    <w:rsid w:val="00F27872"/>
    <w:rsid w:val="00F27D53"/>
    <w:rsid w:val="00F31EE8"/>
    <w:rsid w:val="00F33956"/>
    <w:rsid w:val="00F404E0"/>
    <w:rsid w:val="00F4203D"/>
    <w:rsid w:val="00F45709"/>
    <w:rsid w:val="00F45C0B"/>
    <w:rsid w:val="00F464B6"/>
    <w:rsid w:val="00F46FAD"/>
    <w:rsid w:val="00F533DD"/>
    <w:rsid w:val="00F53689"/>
    <w:rsid w:val="00F54FE7"/>
    <w:rsid w:val="00F60393"/>
    <w:rsid w:val="00F63951"/>
    <w:rsid w:val="00F6428A"/>
    <w:rsid w:val="00F655E1"/>
    <w:rsid w:val="00F664E9"/>
    <w:rsid w:val="00F70BC8"/>
    <w:rsid w:val="00F73832"/>
    <w:rsid w:val="00F74925"/>
    <w:rsid w:val="00F75A4F"/>
    <w:rsid w:val="00F765F9"/>
    <w:rsid w:val="00F771CF"/>
    <w:rsid w:val="00F80435"/>
    <w:rsid w:val="00F80645"/>
    <w:rsid w:val="00F80D08"/>
    <w:rsid w:val="00F81112"/>
    <w:rsid w:val="00F81B4E"/>
    <w:rsid w:val="00F81DC3"/>
    <w:rsid w:val="00F83987"/>
    <w:rsid w:val="00F83C3A"/>
    <w:rsid w:val="00F84D26"/>
    <w:rsid w:val="00F86C0A"/>
    <w:rsid w:val="00F871EE"/>
    <w:rsid w:val="00F87A9D"/>
    <w:rsid w:val="00F9226A"/>
    <w:rsid w:val="00F93DCC"/>
    <w:rsid w:val="00F93F4D"/>
    <w:rsid w:val="00FA1A2B"/>
    <w:rsid w:val="00FA23B4"/>
    <w:rsid w:val="00FA638F"/>
    <w:rsid w:val="00FA687A"/>
    <w:rsid w:val="00FA76CA"/>
    <w:rsid w:val="00FB0FEE"/>
    <w:rsid w:val="00FB49AA"/>
    <w:rsid w:val="00FB5393"/>
    <w:rsid w:val="00FB5458"/>
    <w:rsid w:val="00FB5D5C"/>
    <w:rsid w:val="00FB7535"/>
    <w:rsid w:val="00FB7BEA"/>
    <w:rsid w:val="00FC2848"/>
    <w:rsid w:val="00FC3C52"/>
    <w:rsid w:val="00FC4632"/>
    <w:rsid w:val="00FC71E3"/>
    <w:rsid w:val="00FD0782"/>
    <w:rsid w:val="00FD5306"/>
    <w:rsid w:val="00FD5FAE"/>
    <w:rsid w:val="00FD61EE"/>
    <w:rsid w:val="00FD626E"/>
    <w:rsid w:val="00FE11DC"/>
    <w:rsid w:val="00FF2437"/>
    <w:rsid w:val="00FF2C70"/>
    <w:rsid w:val="00FF30FE"/>
    <w:rsid w:val="00FF3AF3"/>
    <w:rsid w:val="00FF5FD8"/>
    <w:rsid w:val="02ED7D12"/>
    <w:rsid w:val="053B9046"/>
    <w:rsid w:val="05C4C9E0"/>
    <w:rsid w:val="0709EC4A"/>
    <w:rsid w:val="0798EF6D"/>
    <w:rsid w:val="0D2BB6BA"/>
    <w:rsid w:val="150F60D9"/>
    <w:rsid w:val="15CD2C8D"/>
    <w:rsid w:val="1AC468ED"/>
    <w:rsid w:val="23C2E90B"/>
    <w:rsid w:val="29C4F2FC"/>
    <w:rsid w:val="38A13E36"/>
    <w:rsid w:val="429F05A3"/>
    <w:rsid w:val="436BC929"/>
    <w:rsid w:val="43E3E365"/>
    <w:rsid w:val="462F60BB"/>
    <w:rsid w:val="47B1CD5C"/>
    <w:rsid w:val="4A684613"/>
    <w:rsid w:val="4D15B0EC"/>
    <w:rsid w:val="55C60527"/>
    <w:rsid w:val="57503630"/>
    <w:rsid w:val="5987C9F5"/>
    <w:rsid w:val="5B920272"/>
    <w:rsid w:val="5B9FC84E"/>
    <w:rsid w:val="5EA952DA"/>
    <w:rsid w:val="65BB94B9"/>
    <w:rsid w:val="68AC3B9F"/>
    <w:rsid w:val="6A333A4A"/>
    <w:rsid w:val="6B529696"/>
    <w:rsid w:val="7143938D"/>
    <w:rsid w:val="73FC4A41"/>
    <w:rsid w:val="760A8351"/>
    <w:rsid w:val="783EE403"/>
    <w:rsid w:val="7BE49ABF"/>
    <w:rsid w:val="7EF232E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D6202"/>
  <w15:chartTrackingRefBased/>
  <w15:docId w15:val="{6E0C812A-CD46-4127-8979-80D988B721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5431"/>
    <w:pPr>
      <w:spacing w:before="120" w:after="120" w:line="240" w:lineRule="auto"/>
      <w:jc w:val="both"/>
    </w:pPr>
    <w:rPr>
      <w:rFonts w:ascii="Aptos Light" w:hAnsi="Aptos Light"/>
      <w:sz w:val="22"/>
      <w:szCs w:val="22"/>
    </w:rPr>
  </w:style>
  <w:style w:type="paragraph" w:styleId="Heading1">
    <w:name w:val="heading 1"/>
    <w:basedOn w:val="Normal"/>
    <w:next w:val="Normal"/>
    <w:link w:val="Heading1Char"/>
    <w:uiPriority w:val="9"/>
    <w:qFormat/>
    <w:rsid w:val="005130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A7970"/>
    <w:pPr>
      <w:keepNext/>
      <w:keepLines/>
      <w:spacing w:before="160" w:after="80"/>
      <w:outlineLvl w:val="1"/>
    </w:pPr>
    <w:rPr>
      <w:rFonts w:asciiTheme="majorHAnsi" w:eastAsiaTheme="majorEastAsia" w:hAnsiTheme="majorHAnsi" w:cstheme="majorBidi"/>
      <w:color w:val="0F4761" w:themeColor="accent1" w:themeShade="BF"/>
      <w:sz w:val="28"/>
      <w:szCs w:val="32"/>
    </w:rPr>
  </w:style>
  <w:style w:type="paragraph" w:styleId="Heading3">
    <w:name w:val="heading 3"/>
    <w:basedOn w:val="Normal"/>
    <w:next w:val="Normal"/>
    <w:link w:val="Heading3Char"/>
    <w:uiPriority w:val="9"/>
    <w:unhideWhenUsed/>
    <w:qFormat/>
    <w:rsid w:val="005130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30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30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30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30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30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30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30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A7970"/>
    <w:rPr>
      <w:rFonts w:asciiTheme="majorHAnsi" w:eastAsiaTheme="majorEastAsia" w:hAnsiTheme="majorHAnsi" w:cstheme="majorBidi"/>
      <w:color w:val="0F4761" w:themeColor="accent1" w:themeShade="BF"/>
      <w:sz w:val="28"/>
      <w:szCs w:val="32"/>
    </w:rPr>
  </w:style>
  <w:style w:type="character" w:customStyle="1" w:styleId="Heading3Char">
    <w:name w:val="Heading 3 Char"/>
    <w:basedOn w:val="DefaultParagraphFont"/>
    <w:link w:val="Heading3"/>
    <w:uiPriority w:val="9"/>
    <w:rsid w:val="005130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30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30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30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30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30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30E8"/>
    <w:rPr>
      <w:rFonts w:eastAsiaTheme="majorEastAsia" w:cstheme="majorBidi"/>
      <w:color w:val="272727" w:themeColor="text1" w:themeTint="D8"/>
    </w:rPr>
  </w:style>
  <w:style w:type="paragraph" w:styleId="Title">
    <w:name w:val="Title"/>
    <w:basedOn w:val="Normal"/>
    <w:next w:val="Normal"/>
    <w:link w:val="TitleChar"/>
    <w:uiPriority w:val="10"/>
    <w:qFormat/>
    <w:rsid w:val="005130E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30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30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30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30E8"/>
    <w:pPr>
      <w:spacing w:before="160"/>
      <w:jc w:val="center"/>
    </w:pPr>
    <w:rPr>
      <w:i/>
      <w:iCs/>
      <w:color w:val="404040" w:themeColor="text1" w:themeTint="BF"/>
    </w:rPr>
  </w:style>
  <w:style w:type="character" w:customStyle="1" w:styleId="QuoteChar">
    <w:name w:val="Quote Char"/>
    <w:basedOn w:val="DefaultParagraphFont"/>
    <w:link w:val="Quote"/>
    <w:uiPriority w:val="29"/>
    <w:rsid w:val="005130E8"/>
    <w:rPr>
      <w:i/>
      <w:iCs/>
      <w:color w:val="404040" w:themeColor="text1" w:themeTint="BF"/>
    </w:rPr>
  </w:style>
  <w:style w:type="paragraph" w:styleId="ListParagraph">
    <w:name w:val="List Paragraph"/>
    <w:basedOn w:val="Normal"/>
    <w:uiPriority w:val="34"/>
    <w:qFormat/>
    <w:rsid w:val="005130E8"/>
    <w:pPr>
      <w:ind w:left="720"/>
      <w:contextualSpacing/>
    </w:pPr>
  </w:style>
  <w:style w:type="character" w:styleId="IntenseEmphasis">
    <w:name w:val="Intense Emphasis"/>
    <w:basedOn w:val="DefaultParagraphFont"/>
    <w:uiPriority w:val="21"/>
    <w:qFormat/>
    <w:rsid w:val="005130E8"/>
    <w:rPr>
      <w:i/>
      <w:iCs/>
      <w:color w:val="0F4761" w:themeColor="accent1" w:themeShade="BF"/>
    </w:rPr>
  </w:style>
  <w:style w:type="paragraph" w:styleId="IntenseQuote">
    <w:name w:val="Intense Quote"/>
    <w:basedOn w:val="Normal"/>
    <w:next w:val="Normal"/>
    <w:link w:val="IntenseQuoteChar"/>
    <w:uiPriority w:val="30"/>
    <w:qFormat/>
    <w:rsid w:val="005130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30E8"/>
    <w:rPr>
      <w:i/>
      <w:iCs/>
      <w:color w:val="0F4761" w:themeColor="accent1" w:themeShade="BF"/>
    </w:rPr>
  </w:style>
  <w:style w:type="character" w:styleId="IntenseReference">
    <w:name w:val="Intense Reference"/>
    <w:basedOn w:val="DefaultParagraphFont"/>
    <w:uiPriority w:val="32"/>
    <w:qFormat/>
    <w:rsid w:val="005130E8"/>
    <w:rPr>
      <w:b/>
      <w:bCs/>
      <w:smallCaps/>
      <w:color w:val="0F4761" w:themeColor="accent1" w:themeShade="BF"/>
      <w:spacing w:val="5"/>
    </w:rPr>
  </w:style>
  <w:style w:type="paragraph" w:styleId="NoSpacing">
    <w:name w:val="No Spacing"/>
    <w:link w:val="NoSpacingChar"/>
    <w:uiPriority w:val="1"/>
    <w:qFormat/>
    <w:rsid w:val="00813E70"/>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813E70"/>
    <w:rPr>
      <w:rFonts w:eastAsiaTheme="minorEastAsia"/>
      <w:kern w:val="0"/>
      <w:sz w:val="22"/>
      <w:szCs w:val="22"/>
      <w14:ligatures w14:val="none"/>
    </w:rPr>
  </w:style>
  <w:style w:type="character" w:styleId="Hyperlink">
    <w:name w:val="Hyperlink"/>
    <w:basedOn w:val="DefaultParagraphFont"/>
    <w:uiPriority w:val="99"/>
    <w:unhideWhenUsed/>
    <w:rsid w:val="00813E70"/>
    <w:rPr>
      <w:color w:val="0000FF"/>
      <w:u w:val="single"/>
    </w:rPr>
  </w:style>
  <w:style w:type="paragraph" w:styleId="NormalWeb">
    <w:name w:val="Normal (Web)"/>
    <w:basedOn w:val="Normal"/>
    <w:uiPriority w:val="99"/>
    <w:semiHidden/>
    <w:unhideWhenUsed/>
    <w:rsid w:val="00813E70"/>
    <w:pPr>
      <w:spacing w:before="100" w:beforeAutospacing="1" w:after="100" w:afterAutospacing="1"/>
    </w:pPr>
    <w:rPr>
      <w:rFonts w:ascii="Times New Roman" w:eastAsia="Times New Roman" w:hAnsi="Times New Roman" w:cs="Times New Roman"/>
      <w:kern w:val="0"/>
      <w:sz w:val="24"/>
      <w:szCs w:val="24"/>
      <w14:ligatures w14:val="none"/>
    </w:rPr>
  </w:style>
  <w:style w:type="table" w:styleId="TableGrid">
    <w:name w:val="Table Grid"/>
    <w:basedOn w:val="TableNormal"/>
    <w:uiPriority w:val="39"/>
    <w:rsid w:val="00813E70"/>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1D053D"/>
    <w:pPr>
      <w:spacing w:after="0"/>
    </w:pPr>
    <w:rPr>
      <w:rFonts w:ascii="Calibri" w:hAnsi="Calibri" w:cs="Calibri"/>
      <w:i/>
      <w:iCs/>
      <w:color w:val="0E2841" w:themeColor="text2"/>
      <w:kern w:val="0"/>
      <w:sz w:val="24"/>
      <w:szCs w:val="18"/>
      <w14:ligatures w14:val="none"/>
    </w:rPr>
  </w:style>
  <w:style w:type="character" w:styleId="UnresolvedMention">
    <w:name w:val="Unresolved Mention"/>
    <w:basedOn w:val="DefaultParagraphFont"/>
    <w:uiPriority w:val="99"/>
    <w:semiHidden/>
    <w:unhideWhenUsed/>
    <w:rsid w:val="00813E70"/>
    <w:rPr>
      <w:color w:val="605E5C"/>
      <w:shd w:val="clear" w:color="auto" w:fill="E1DFDD"/>
    </w:rPr>
  </w:style>
  <w:style w:type="paragraph" w:styleId="TOCHeading">
    <w:name w:val="TOC Heading"/>
    <w:basedOn w:val="Heading1"/>
    <w:next w:val="Normal"/>
    <w:uiPriority w:val="39"/>
    <w:unhideWhenUsed/>
    <w:qFormat/>
    <w:rsid w:val="00813E70"/>
    <w:pPr>
      <w:spacing w:before="240" w:after="240"/>
      <w:outlineLvl w:val="9"/>
    </w:pPr>
    <w:rPr>
      <w:b/>
      <w:kern w:val="0"/>
      <w:sz w:val="32"/>
      <w:szCs w:val="32"/>
      <w14:ligatures w14:val="none"/>
    </w:rPr>
  </w:style>
  <w:style w:type="paragraph" w:styleId="TOC1">
    <w:name w:val="toc 1"/>
    <w:basedOn w:val="Normal"/>
    <w:next w:val="Normal"/>
    <w:autoRedefine/>
    <w:uiPriority w:val="39"/>
    <w:unhideWhenUsed/>
    <w:rsid w:val="00813E70"/>
    <w:pPr>
      <w:spacing w:after="100"/>
    </w:pPr>
  </w:style>
  <w:style w:type="paragraph" w:styleId="TOC2">
    <w:name w:val="toc 2"/>
    <w:basedOn w:val="Normal"/>
    <w:next w:val="Normal"/>
    <w:autoRedefine/>
    <w:uiPriority w:val="39"/>
    <w:unhideWhenUsed/>
    <w:rsid w:val="00813E70"/>
    <w:pPr>
      <w:spacing w:after="100"/>
      <w:ind w:left="220"/>
    </w:pPr>
  </w:style>
  <w:style w:type="character" w:styleId="FollowedHyperlink">
    <w:name w:val="FollowedHyperlink"/>
    <w:basedOn w:val="DefaultParagraphFont"/>
    <w:uiPriority w:val="99"/>
    <w:semiHidden/>
    <w:unhideWhenUsed/>
    <w:rsid w:val="00813E70"/>
    <w:rPr>
      <w:color w:val="96607D" w:themeColor="followedHyperlink"/>
      <w:u w:val="single"/>
    </w:rPr>
  </w:style>
  <w:style w:type="paragraph" w:styleId="TOC3">
    <w:name w:val="toc 3"/>
    <w:basedOn w:val="Normal"/>
    <w:next w:val="Normal"/>
    <w:autoRedefine/>
    <w:uiPriority w:val="39"/>
    <w:unhideWhenUsed/>
    <w:rsid w:val="00813E70"/>
    <w:pPr>
      <w:spacing w:after="100"/>
      <w:ind w:left="440"/>
    </w:pPr>
  </w:style>
  <w:style w:type="paragraph" w:styleId="FootnoteText">
    <w:name w:val="footnote text"/>
    <w:basedOn w:val="Normal"/>
    <w:link w:val="FootnoteTextChar"/>
    <w:uiPriority w:val="99"/>
    <w:unhideWhenUsed/>
    <w:rsid w:val="00A84B15"/>
    <w:pPr>
      <w:spacing w:before="0" w:after="0"/>
    </w:pPr>
    <w:rPr>
      <w:sz w:val="18"/>
      <w:szCs w:val="20"/>
    </w:rPr>
  </w:style>
  <w:style w:type="character" w:customStyle="1" w:styleId="FootnoteTextChar">
    <w:name w:val="Footnote Text Char"/>
    <w:basedOn w:val="DefaultParagraphFont"/>
    <w:link w:val="FootnoteText"/>
    <w:uiPriority w:val="99"/>
    <w:rsid w:val="00A84B15"/>
    <w:rPr>
      <w:rFonts w:ascii="Aptos Light" w:hAnsi="Aptos Light"/>
      <w:sz w:val="18"/>
      <w:szCs w:val="20"/>
    </w:rPr>
  </w:style>
  <w:style w:type="character" w:styleId="FootnoteReference">
    <w:name w:val="footnote reference"/>
    <w:basedOn w:val="DefaultParagraphFont"/>
    <w:uiPriority w:val="99"/>
    <w:semiHidden/>
    <w:unhideWhenUsed/>
    <w:rsid w:val="00813E70"/>
    <w:rPr>
      <w:vertAlign w:val="superscript"/>
    </w:rPr>
  </w:style>
  <w:style w:type="character" w:styleId="CommentReference">
    <w:name w:val="annotation reference"/>
    <w:basedOn w:val="DefaultParagraphFont"/>
    <w:uiPriority w:val="99"/>
    <w:semiHidden/>
    <w:unhideWhenUsed/>
    <w:rsid w:val="00813E70"/>
    <w:rPr>
      <w:sz w:val="16"/>
      <w:szCs w:val="16"/>
    </w:rPr>
  </w:style>
  <w:style w:type="paragraph" w:styleId="CommentText">
    <w:name w:val="annotation text"/>
    <w:basedOn w:val="Normal"/>
    <w:link w:val="CommentTextChar"/>
    <w:uiPriority w:val="99"/>
    <w:unhideWhenUsed/>
    <w:rsid w:val="00813E70"/>
    <w:rPr>
      <w:sz w:val="20"/>
      <w:szCs w:val="20"/>
    </w:rPr>
  </w:style>
  <w:style w:type="character" w:customStyle="1" w:styleId="CommentTextChar">
    <w:name w:val="Comment Text Char"/>
    <w:basedOn w:val="DefaultParagraphFont"/>
    <w:link w:val="CommentText"/>
    <w:uiPriority w:val="99"/>
    <w:rsid w:val="00813E70"/>
    <w:rPr>
      <w:rFonts w:ascii="Aptos Light" w:hAnsi="Aptos Light"/>
      <w:sz w:val="20"/>
      <w:szCs w:val="20"/>
    </w:rPr>
  </w:style>
  <w:style w:type="paragraph" w:styleId="CommentSubject">
    <w:name w:val="annotation subject"/>
    <w:basedOn w:val="CommentText"/>
    <w:next w:val="CommentText"/>
    <w:link w:val="CommentSubjectChar"/>
    <w:uiPriority w:val="99"/>
    <w:semiHidden/>
    <w:unhideWhenUsed/>
    <w:rsid w:val="00813E70"/>
    <w:rPr>
      <w:b/>
      <w:bCs/>
    </w:rPr>
  </w:style>
  <w:style w:type="character" w:customStyle="1" w:styleId="CommentSubjectChar">
    <w:name w:val="Comment Subject Char"/>
    <w:basedOn w:val="CommentTextChar"/>
    <w:link w:val="CommentSubject"/>
    <w:uiPriority w:val="99"/>
    <w:semiHidden/>
    <w:rsid w:val="00813E70"/>
    <w:rPr>
      <w:rFonts w:ascii="Aptos Light" w:hAnsi="Aptos Light"/>
      <w:b/>
      <w:bCs/>
      <w:sz w:val="20"/>
      <w:szCs w:val="20"/>
    </w:rPr>
  </w:style>
  <w:style w:type="character" w:styleId="Mention">
    <w:name w:val="Mention"/>
    <w:basedOn w:val="DefaultParagraphFont"/>
    <w:uiPriority w:val="99"/>
    <w:unhideWhenUsed/>
    <w:rsid w:val="00813E70"/>
    <w:rPr>
      <w:color w:val="2B579A"/>
      <w:shd w:val="clear" w:color="auto" w:fill="E1DFDD"/>
    </w:rPr>
  </w:style>
  <w:style w:type="paragraph" w:styleId="Revision">
    <w:name w:val="Revision"/>
    <w:hidden/>
    <w:uiPriority w:val="99"/>
    <w:semiHidden/>
    <w:rsid w:val="00813E70"/>
    <w:pPr>
      <w:spacing w:after="0" w:line="240" w:lineRule="auto"/>
    </w:pPr>
    <w:rPr>
      <w:sz w:val="22"/>
      <w:szCs w:val="22"/>
    </w:rPr>
  </w:style>
  <w:style w:type="character" w:styleId="PlaceholderText">
    <w:name w:val="Placeholder Text"/>
    <w:basedOn w:val="DefaultParagraphFont"/>
    <w:uiPriority w:val="99"/>
    <w:semiHidden/>
    <w:rsid w:val="00813E70"/>
    <w:rPr>
      <w:color w:val="666666"/>
    </w:rPr>
  </w:style>
  <w:style w:type="table" w:styleId="PlainTable1">
    <w:name w:val="Plain Table 1"/>
    <w:basedOn w:val="TableNormal"/>
    <w:uiPriority w:val="41"/>
    <w:rsid w:val="00813E70"/>
    <w:pPr>
      <w:spacing w:after="0" w:line="240" w:lineRule="auto"/>
    </w:pPr>
    <w:rPr>
      <w:sz w:val="22"/>
      <w:szCs w:val="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813E70"/>
    <w:pPr>
      <w:tabs>
        <w:tab w:val="center" w:pos="4680"/>
        <w:tab w:val="right" w:pos="9360"/>
      </w:tabs>
      <w:spacing w:before="0" w:after="0"/>
    </w:pPr>
  </w:style>
  <w:style w:type="character" w:customStyle="1" w:styleId="HeaderChar">
    <w:name w:val="Header Char"/>
    <w:basedOn w:val="DefaultParagraphFont"/>
    <w:link w:val="Header"/>
    <w:uiPriority w:val="99"/>
    <w:rsid w:val="00813E70"/>
    <w:rPr>
      <w:rFonts w:ascii="Aptos Light" w:hAnsi="Aptos Light"/>
      <w:sz w:val="22"/>
      <w:szCs w:val="22"/>
    </w:rPr>
  </w:style>
  <w:style w:type="paragraph" w:styleId="Footer">
    <w:name w:val="footer"/>
    <w:basedOn w:val="Normal"/>
    <w:link w:val="FooterChar"/>
    <w:uiPriority w:val="99"/>
    <w:unhideWhenUsed/>
    <w:rsid w:val="00813E70"/>
    <w:pPr>
      <w:tabs>
        <w:tab w:val="center" w:pos="4680"/>
        <w:tab w:val="right" w:pos="9360"/>
      </w:tabs>
      <w:spacing w:before="0" w:after="0"/>
    </w:pPr>
  </w:style>
  <w:style w:type="character" w:customStyle="1" w:styleId="FooterChar">
    <w:name w:val="Footer Char"/>
    <w:basedOn w:val="DefaultParagraphFont"/>
    <w:link w:val="Footer"/>
    <w:uiPriority w:val="99"/>
    <w:rsid w:val="00813E70"/>
    <w:rPr>
      <w:rFonts w:ascii="Aptos Light" w:hAnsi="Aptos Light"/>
      <w:sz w:val="22"/>
      <w:szCs w:val="22"/>
    </w:rPr>
  </w:style>
  <w:style w:type="paragraph" w:customStyle="1" w:styleId="Table">
    <w:name w:val="Table"/>
    <w:basedOn w:val="Normal"/>
    <w:link w:val="TableChar"/>
    <w:qFormat/>
    <w:rsid w:val="00813E70"/>
    <w:pPr>
      <w:spacing w:before="0" w:after="0"/>
    </w:pPr>
    <w:rPr>
      <w:sz w:val="18"/>
      <w:szCs w:val="18"/>
    </w:rPr>
  </w:style>
  <w:style w:type="character" w:customStyle="1" w:styleId="TableChar">
    <w:name w:val="Table Char"/>
    <w:basedOn w:val="DefaultParagraphFont"/>
    <w:link w:val="Table"/>
    <w:rsid w:val="00813E70"/>
    <w:rPr>
      <w:rFonts w:ascii="Aptos Light" w:hAnsi="Aptos Light"/>
      <w:sz w:val="18"/>
      <w:szCs w:val="18"/>
    </w:rPr>
  </w:style>
  <w:style w:type="paragraph" w:customStyle="1" w:styleId="Figures">
    <w:name w:val="Figures"/>
    <w:basedOn w:val="Normal"/>
    <w:qFormat/>
    <w:rsid w:val="00A15E9B"/>
    <w:pPr>
      <w:spacing w:before="0" w:after="0"/>
    </w:pPr>
    <w:rPr>
      <w:bCs/>
      <w:sz w:val="20"/>
    </w:rPr>
  </w:style>
  <w:style w:type="paragraph" w:styleId="TableofFigures">
    <w:name w:val="table of figures"/>
    <w:basedOn w:val="Normal"/>
    <w:next w:val="Normal"/>
    <w:uiPriority w:val="99"/>
    <w:unhideWhenUsed/>
    <w:rsid w:val="00D27C2C"/>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0584">
      <w:bodyDiv w:val="1"/>
      <w:marLeft w:val="0"/>
      <w:marRight w:val="0"/>
      <w:marTop w:val="0"/>
      <w:marBottom w:val="0"/>
      <w:divBdr>
        <w:top w:val="none" w:sz="0" w:space="0" w:color="auto"/>
        <w:left w:val="none" w:sz="0" w:space="0" w:color="auto"/>
        <w:bottom w:val="none" w:sz="0" w:space="0" w:color="auto"/>
        <w:right w:val="none" w:sz="0" w:space="0" w:color="auto"/>
      </w:divBdr>
    </w:div>
    <w:div w:id="13924520">
      <w:bodyDiv w:val="1"/>
      <w:marLeft w:val="0"/>
      <w:marRight w:val="0"/>
      <w:marTop w:val="0"/>
      <w:marBottom w:val="0"/>
      <w:divBdr>
        <w:top w:val="none" w:sz="0" w:space="0" w:color="auto"/>
        <w:left w:val="none" w:sz="0" w:space="0" w:color="auto"/>
        <w:bottom w:val="none" w:sz="0" w:space="0" w:color="auto"/>
        <w:right w:val="none" w:sz="0" w:space="0" w:color="auto"/>
      </w:divBdr>
    </w:div>
    <w:div w:id="43331434">
      <w:bodyDiv w:val="1"/>
      <w:marLeft w:val="0"/>
      <w:marRight w:val="0"/>
      <w:marTop w:val="0"/>
      <w:marBottom w:val="0"/>
      <w:divBdr>
        <w:top w:val="none" w:sz="0" w:space="0" w:color="auto"/>
        <w:left w:val="none" w:sz="0" w:space="0" w:color="auto"/>
        <w:bottom w:val="none" w:sz="0" w:space="0" w:color="auto"/>
        <w:right w:val="none" w:sz="0" w:space="0" w:color="auto"/>
      </w:divBdr>
    </w:div>
    <w:div w:id="68231464">
      <w:bodyDiv w:val="1"/>
      <w:marLeft w:val="0"/>
      <w:marRight w:val="0"/>
      <w:marTop w:val="0"/>
      <w:marBottom w:val="0"/>
      <w:divBdr>
        <w:top w:val="none" w:sz="0" w:space="0" w:color="auto"/>
        <w:left w:val="none" w:sz="0" w:space="0" w:color="auto"/>
        <w:bottom w:val="none" w:sz="0" w:space="0" w:color="auto"/>
        <w:right w:val="none" w:sz="0" w:space="0" w:color="auto"/>
      </w:divBdr>
    </w:div>
    <w:div w:id="85465259">
      <w:bodyDiv w:val="1"/>
      <w:marLeft w:val="0"/>
      <w:marRight w:val="0"/>
      <w:marTop w:val="0"/>
      <w:marBottom w:val="0"/>
      <w:divBdr>
        <w:top w:val="none" w:sz="0" w:space="0" w:color="auto"/>
        <w:left w:val="none" w:sz="0" w:space="0" w:color="auto"/>
        <w:bottom w:val="none" w:sz="0" w:space="0" w:color="auto"/>
        <w:right w:val="none" w:sz="0" w:space="0" w:color="auto"/>
      </w:divBdr>
    </w:div>
    <w:div w:id="207962169">
      <w:bodyDiv w:val="1"/>
      <w:marLeft w:val="0"/>
      <w:marRight w:val="0"/>
      <w:marTop w:val="0"/>
      <w:marBottom w:val="0"/>
      <w:divBdr>
        <w:top w:val="none" w:sz="0" w:space="0" w:color="auto"/>
        <w:left w:val="none" w:sz="0" w:space="0" w:color="auto"/>
        <w:bottom w:val="none" w:sz="0" w:space="0" w:color="auto"/>
        <w:right w:val="none" w:sz="0" w:space="0" w:color="auto"/>
      </w:divBdr>
    </w:div>
    <w:div w:id="213204944">
      <w:bodyDiv w:val="1"/>
      <w:marLeft w:val="0"/>
      <w:marRight w:val="0"/>
      <w:marTop w:val="0"/>
      <w:marBottom w:val="0"/>
      <w:divBdr>
        <w:top w:val="none" w:sz="0" w:space="0" w:color="auto"/>
        <w:left w:val="none" w:sz="0" w:space="0" w:color="auto"/>
        <w:bottom w:val="none" w:sz="0" w:space="0" w:color="auto"/>
        <w:right w:val="none" w:sz="0" w:space="0" w:color="auto"/>
      </w:divBdr>
    </w:div>
    <w:div w:id="239412725">
      <w:bodyDiv w:val="1"/>
      <w:marLeft w:val="0"/>
      <w:marRight w:val="0"/>
      <w:marTop w:val="0"/>
      <w:marBottom w:val="0"/>
      <w:divBdr>
        <w:top w:val="none" w:sz="0" w:space="0" w:color="auto"/>
        <w:left w:val="none" w:sz="0" w:space="0" w:color="auto"/>
        <w:bottom w:val="none" w:sz="0" w:space="0" w:color="auto"/>
        <w:right w:val="none" w:sz="0" w:space="0" w:color="auto"/>
      </w:divBdr>
    </w:div>
    <w:div w:id="265160807">
      <w:bodyDiv w:val="1"/>
      <w:marLeft w:val="0"/>
      <w:marRight w:val="0"/>
      <w:marTop w:val="0"/>
      <w:marBottom w:val="0"/>
      <w:divBdr>
        <w:top w:val="none" w:sz="0" w:space="0" w:color="auto"/>
        <w:left w:val="none" w:sz="0" w:space="0" w:color="auto"/>
        <w:bottom w:val="none" w:sz="0" w:space="0" w:color="auto"/>
        <w:right w:val="none" w:sz="0" w:space="0" w:color="auto"/>
      </w:divBdr>
    </w:div>
    <w:div w:id="732314386">
      <w:bodyDiv w:val="1"/>
      <w:marLeft w:val="0"/>
      <w:marRight w:val="0"/>
      <w:marTop w:val="0"/>
      <w:marBottom w:val="0"/>
      <w:divBdr>
        <w:top w:val="none" w:sz="0" w:space="0" w:color="auto"/>
        <w:left w:val="none" w:sz="0" w:space="0" w:color="auto"/>
        <w:bottom w:val="none" w:sz="0" w:space="0" w:color="auto"/>
        <w:right w:val="none" w:sz="0" w:space="0" w:color="auto"/>
      </w:divBdr>
    </w:div>
    <w:div w:id="855311206">
      <w:bodyDiv w:val="1"/>
      <w:marLeft w:val="0"/>
      <w:marRight w:val="0"/>
      <w:marTop w:val="0"/>
      <w:marBottom w:val="0"/>
      <w:divBdr>
        <w:top w:val="none" w:sz="0" w:space="0" w:color="auto"/>
        <w:left w:val="none" w:sz="0" w:space="0" w:color="auto"/>
        <w:bottom w:val="none" w:sz="0" w:space="0" w:color="auto"/>
        <w:right w:val="none" w:sz="0" w:space="0" w:color="auto"/>
      </w:divBdr>
    </w:div>
    <w:div w:id="1097749305">
      <w:bodyDiv w:val="1"/>
      <w:marLeft w:val="0"/>
      <w:marRight w:val="0"/>
      <w:marTop w:val="0"/>
      <w:marBottom w:val="0"/>
      <w:divBdr>
        <w:top w:val="none" w:sz="0" w:space="0" w:color="auto"/>
        <w:left w:val="none" w:sz="0" w:space="0" w:color="auto"/>
        <w:bottom w:val="none" w:sz="0" w:space="0" w:color="auto"/>
        <w:right w:val="none" w:sz="0" w:space="0" w:color="auto"/>
      </w:divBdr>
    </w:div>
    <w:div w:id="1201094070">
      <w:bodyDiv w:val="1"/>
      <w:marLeft w:val="0"/>
      <w:marRight w:val="0"/>
      <w:marTop w:val="0"/>
      <w:marBottom w:val="0"/>
      <w:divBdr>
        <w:top w:val="none" w:sz="0" w:space="0" w:color="auto"/>
        <w:left w:val="none" w:sz="0" w:space="0" w:color="auto"/>
        <w:bottom w:val="none" w:sz="0" w:space="0" w:color="auto"/>
        <w:right w:val="none" w:sz="0" w:space="0" w:color="auto"/>
      </w:divBdr>
    </w:div>
    <w:div w:id="1204638125">
      <w:bodyDiv w:val="1"/>
      <w:marLeft w:val="0"/>
      <w:marRight w:val="0"/>
      <w:marTop w:val="0"/>
      <w:marBottom w:val="0"/>
      <w:divBdr>
        <w:top w:val="none" w:sz="0" w:space="0" w:color="auto"/>
        <w:left w:val="none" w:sz="0" w:space="0" w:color="auto"/>
        <w:bottom w:val="none" w:sz="0" w:space="0" w:color="auto"/>
        <w:right w:val="none" w:sz="0" w:space="0" w:color="auto"/>
      </w:divBdr>
    </w:div>
    <w:div w:id="1312447472">
      <w:bodyDiv w:val="1"/>
      <w:marLeft w:val="0"/>
      <w:marRight w:val="0"/>
      <w:marTop w:val="0"/>
      <w:marBottom w:val="0"/>
      <w:divBdr>
        <w:top w:val="none" w:sz="0" w:space="0" w:color="auto"/>
        <w:left w:val="none" w:sz="0" w:space="0" w:color="auto"/>
        <w:bottom w:val="none" w:sz="0" w:space="0" w:color="auto"/>
        <w:right w:val="none" w:sz="0" w:space="0" w:color="auto"/>
      </w:divBdr>
    </w:div>
    <w:div w:id="1508399775">
      <w:bodyDiv w:val="1"/>
      <w:marLeft w:val="0"/>
      <w:marRight w:val="0"/>
      <w:marTop w:val="0"/>
      <w:marBottom w:val="0"/>
      <w:divBdr>
        <w:top w:val="none" w:sz="0" w:space="0" w:color="auto"/>
        <w:left w:val="none" w:sz="0" w:space="0" w:color="auto"/>
        <w:bottom w:val="none" w:sz="0" w:space="0" w:color="auto"/>
        <w:right w:val="none" w:sz="0" w:space="0" w:color="auto"/>
      </w:divBdr>
    </w:div>
    <w:div w:id="1515875018">
      <w:bodyDiv w:val="1"/>
      <w:marLeft w:val="0"/>
      <w:marRight w:val="0"/>
      <w:marTop w:val="0"/>
      <w:marBottom w:val="0"/>
      <w:divBdr>
        <w:top w:val="none" w:sz="0" w:space="0" w:color="auto"/>
        <w:left w:val="none" w:sz="0" w:space="0" w:color="auto"/>
        <w:bottom w:val="none" w:sz="0" w:space="0" w:color="auto"/>
        <w:right w:val="none" w:sz="0" w:space="0" w:color="auto"/>
      </w:divBdr>
    </w:div>
    <w:div w:id="1597128041">
      <w:bodyDiv w:val="1"/>
      <w:marLeft w:val="0"/>
      <w:marRight w:val="0"/>
      <w:marTop w:val="0"/>
      <w:marBottom w:val="0"/>
      <w:divBdr>
        <w:top w:val="none" w:sz="0" w:space="0" w:color="auto"/>
        <w:left w:val="none" w:sz="0" w:space="0" w:color="auto"/>
        <w:bottom w:val="none" w:sz="0" w:space="0" w:color="auto"/>
        <w:right w:val="none" w:sz="0" w:space="0" w:color="auto"/>
      </w:divBdr>
    </w:div>
    <w:div w:id="1694264191">
      <w:bodyDiv w:val="1"/>
      <w:marLeft w:val="0"/>
      <w:marRight w:val="0"/>
      <w:marTop w:val="0"/>
      <w:marBottom w:val="0"/>
      <w:divBdr>
        <w:top w:val="none" w:sz="0" w:space="0" w:color="auto"/>
        <w:left w:val="none" w:sz="0" w:space="0" w:color="auto"/>
        <w:bottom w:val="none" w:sz="0" w:space="0" w:color="auto"/>
        <w:right w:val="none" w:sz="0" w:space="0" w:color="auto"/>
      </w:divBdr>
    </w:div>
    <w:div w:id="1777360999">
      <w:bodyDiv w:val="1"/>
      <w:marLeft w:val="0"/>
      <w:marRight w:val="0"/>
      <w:marTop w:val="0"/>
      <w:marBottom w:val="0"/>
      <w:divBdr>
        <w:top w:val="none" w:sz="0" w:space="0" w:color="auto"/>
        <w:left w:val="none" w:sz="0" w:space="0" w:color="auto"/>
        <w:bottom w:val="none" w:sz="0" w:space="0" w:color="auto"/>
        <w:right w:val="none" w:sz="0" w:space="0" w:color="auto"/>
      </w:divBdr>
    </w:div>
    <w:div w:id="1826894490">
      <w:bodyDiv w:val="1"/>
      <w:marLeft w:val="0"/>
      <w:marRight w:val="0"/>
      <w:marTop w:val="0"/>
      <w:marBottom w:val="0"/>
      <w:divBdr>
        <w:top w:val="none" w:sz="0" w:space="0" w:color="auto"/>
        <w:left w:val="none" w:sz="0" w:space="0" w:color="auto"/>
        <w:bottom w:val="none" w:sz="0" w:space="0" w:color="auto"/>
        <w:right w:val="none" w:sz="0" w:space="0" w:color="auto"/>
      </w:divBdr>
    </w:div>
    <w:div w:id="1836846431">
      <w:bodyDiv w:val="1"/>
      <w:marLeft w:val="0"/>
      <w:marRight w:val="0"/>
      <w:marTop w:val="0"/>
      <w:marBottom w:val="0"/>
      <w:divBdr>
        <w:top w:val="none" w:sz="0" w:space="0" w:color="auto"/>
        <w:left w:val="none" w:sz="0" w:space="0" w:color="auto"/>
        <w:bottom w:val="none" w:sz="0" w:space="0" w:color="auto"/>
        <w:right w:val="none" w:sz="0" w:space="0" w:color="auto"/>
      </w:divBdr>
    </w:div>
    <w:div w:id="1942103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numbering" Target="numbering.xml"/><Relationship Id="rId21" Type="http://schemas.openxmlformats.org/officeDocument/2006/relationships/image" Target="media/image10.png"/><Relationship Id="rId34" Type="http://schemas.microsoft.com/office/2020/10/relationships/intelligence" Target="intelligence2.xml"/><Relationship Id="rId7" Type="http://schemas.openxmlformats.org/officeDocument/2006/relationships/footnotes" Target="foot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3.xml"/><Relationship Id="rId24" Type="http://schemas.openxmlformats.org/officeDocument/2006/relationships/image" Target="media/image13.pn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footer" Target="footer2.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8" Type="http://schemas.openxmlformats.org/officeDocument/2006/relationships/endnotes" Target="endnotes.xml"/></Relationships>
</file>

<file path=word/_rels/footnotes.xml.rels><?xml version="1.0" encoding="UTF-8" standalone="yes"?>
<Relationships xmlns="http://schemas.openxmlformats.org/package/2006/relationships"><Relationship Id="rId3" Type="http://schemas.openxmlformats.org/officeDocument/2006/relationships/hyperlink" Target="https://nipfp.org.in/media/medialibrary/2025/03/State_Forum__2024_-__A_Compendium.pdf" TargetMode="External"/><Relationship Id="rId2" Type="http://schemas.openxmlformats.org/officeDocument/2006/relationships/hyperlink" Target="https://www.imf.org/external/pubs/ft/tnm/2009/tnm0905.pdf" TargetMode="External"/><Relationship Id="rId1" Type="http://schemas.openxmlformats.org/officeDocument/2006/relationships/hyperlink" Target="https://worldbankgroup.sharepoint.com/sites/KnowledgeProduct/Shared%20Documents/Forms/AllItems.aspx?id=%2Fsites%2FKnowledgeProduct%2FShared%20Documents%2FPFR%2FGuidances%2FFiscal%20Policy%20Cyclicality%2Epdf&amp;parent=%2Fsites%2FKnowledgeProduct%2FShared%20Documents%2FPFR%2FGuidances" TargetMode="External"/><Relationship Id="rId6" Type="http://schemas.openxmlformats.org/officeDocument/2006/relationships/hyperlink" Target="https://documents1.worldbank.org/curated/en/675421554210600315/pdf/Mexico-Ensuring-Subnational-Fiscal-Sustainability.pdf" TargetMode="External"/><Relationship Id="rId5" Type="http://schemas.openxmlformats.org/officeDocument/2006/relationships/hyperlink" Target="https://www.niti.gov.in/sites/default/files/2025-01/Fiscal_Health_Index_24012025_Final.pdf" TargetMode="External"/><Relationship Id="rId4" Type="http://schemas.openxmlformats.org/officeDocument/2006/relationships/hyperlink" Target="https://worldbankgroup.sharepoint.com/sites/KnowledgeProduct/Shared%20Documents/Forms/AllItems.aspx?id=%2Fsites%2FKnowledgeProduct%2FShared%20Documents%2FPFR%2FConsultation%20drafts%2FConsultation%20Draft%20%2D%20Spending%20Efficiency%2Epdf&amp;parent=%2Fsites%2FKnowledgeProduct%2FShared%20Documents%2FPFR%2FConsultation%20draf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2025-05-20T00:00:00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F675121-16B2-4E6F-BB80-67FD685135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6114</Words>
  <Characters>34850</Characters>
  <Application>Microsoft Office Word</Application>
  <DocSecurity>0</DocSecurity>
  <Lines>290</Lines>
  <Paragraphs>81</Paragraphs>
  <ScaleCrop>false</ScaleCrop>
  <Company>WBG</Company>
  <LinksUpToDate>false</LinksUpToDate>
  <CharactersWithSpaces>40883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India Subnational PFR Data Visualization Tool: User’s Manual</dc:title>
  <dc:subject/>
  <dc:creator>rchoudhary@worldbank.org</dc:creator>
  <cp:keywords/>
  <dc:description/>
  <cp:lastModifiedBy>Jaeyeon Park</cp:lastModifiedBy>
  <cp:revision>4</cp:revision>
  <dcterms:created xsi:type="dcterms:W3CDTF">2026-02-12T08:46:00Z</dcterms:created>
  <dcterms:modified xsi:type="dcterms:W3CDTF">2026-02-12T08:46:00Z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52971b14,4aa91843,450b37e3</vt:lpwstr>
  </property>
  <property fmtid="{D5CDD505-2E9C-101B-9397-08002B2CF9AE}" pid="3" name="ClassificationContentMarkingFooterFontProps">
    <vt:lpwstr>#000000,10,Aptos</vt:lpwstr>
  </property>
  <property fmtid="{D5CDD505-2E9C-101B-9397-08002B2CF9AE}" pid="4" name="ClassificationContentMarkingFooterText">
    <vt:lpwstr>Official Use Only</vt:lpwstr>
  </property>
  <property fmtid="{D5CDD505-2E9C-101B-9397-08002B2CF9AE}" pid="5" name="MSIP_Label_f1bf45b6-5649-4236-82a3-f45024cd282e_Enabled">
    <vt:lpwstr>true</vt:lpwstr>
  </property>
  <property fmtid="{D5CDD505-2E9C-101B-9397-08002B2CF9AE}" pid="6" name="MSIP_Label_f1bf45b6-5649-4236-82a3-f45024cd282e_SetDate">
    <vt:lpwstr>2026-02-12T08:46:25Z</vt:lpwstr>
  </property>
  <property fmtid="{D5CDD505-2E9C-101B-9397-08002B2CF9AE}" pid="7" name="MSIP_Label_f1bf45b6-5649-4236-82a3-f45024cd282e_Method">
    <vt:lpwstr>Standard</vt:lpwstr>
  </property>
  <property fmtid="{D5CDD505-2E9C-101B-9397-08002B2CF9AE}" pid="8" name="MSIP_Label_f1bf45b6-5649-4236-82a3-f45024cd282e_Name">
    <vt:lpwstr>Official Use Only</vt:lpwstr>
  </property>
  <property fmtid="{D5CDD505-2E9C-101B-9397-08002B2CF9AE}" pid="9" name="MSIP_Label_f1bf45b6-5649-4236-82a3-f45024cd282e_SiteId">
    <vt:lpwstr>31a2fec0-266b-4c67-b56e-2796d8f59c36</vt:lpwstr>
  </property>
  <property fmtid="{D5CDD505-2E9C-101B-9397-08002B2CF9AE}" pid="10" name="MSIP_Label_f1bf45b6-5649-4236-82a3-f45024cd282e_ActionId">
    <vt:lpwstr>6b772111-d7cf-45a1-9501-5a9e0ac2cedf</vt:lpwstr>
  </property>
  <property fmtid="{D5CDD505-2E9C-101B-9397-08002B2CF9AE}" pid="11" name="MSIP_Label_f1bf45b6-5649-4236-82a3-f45024cd282e_ContentBits">
    <vt:lpwstr>2</vt:lpwstr>
  </property>
  <property fmtid="{D5CDD505-2E9C-101B-9397-08002B2CF9AE}" pid="12" name="MSIP_Label_f1bf45b6-5649-4236-82a3-f45024cd282e_Tag">
    <vt:lpwstr>10, 3, 0, 2</vt:lpwstr>
  </property>
</Properties>
</file>